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52727">
      <w:pPr>
        <w:pStyle w:val="2"/>
        <w:jc w:val="center"/>
        <w:rPr>
          <w:rFonts w:hint="default" w:ascii="Times New Roman" w:hAnsi="Times New Roman" w:cs="Times New Roman"/>
        </w:rPr>
      </w:pPr>
      <w:bookmarkStart w:id="0" w:name="第四章-deepseek-v4新技术速览"/>
      <w:r>
        <w:rPr>
          <w:rFonts w:hint="default" w:ascii="Times New Roman" w:hAnsi="Times New Roman" w:cs="Times New Roman"/>
        </w:rPr>
        <w:t>第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章</w:t>
      </w:r>
      <w:r>
        <w:rPr>
          <w:rFonts w:hint="default" w:ascii="Times New Roman" w:hAnsi="Times New Roman" w:cs="Times New Roman"/>
        </w:rPr>
        <w:t xml:space="preserve"> DeepSeek </w:t>
      </w:r>
      <w:r>
        <w:rPr>
          <w:rFonts w:hint="default" w:ascii="Times New Roman" w:hAnsi="Times New Roman" w:cs="Times New Roman"/>
        </w:rPr>
        <w:t>V4新技术速览</w:t>
      </w:r>
    </w:p>
    <w:p w14:paraId="3CE0072E">
      <w:pPr>
        <w:pStyle w:val="3"/>
        <w:rPr>
          <w:rFonts w:hint="default" w:ascii="Times New Roman" w:hAnsi="Times New Roman" w:cs="Times New Roman"/>
        </w:rPr>
      </w:pPr>
      <w:bookmarkStart w:id="1" w:name="前言"/>
      <w:r>
        <w:rPr>
          <w:rFonts w:hint="default" w:ascii="Times New Roman" w:hAnsi="Times New Roman" w:cs="Times New Roman"/>
        </w:rPr>
        <w:t>2025年末至2026年初，DeepSeek连续发布了两篇重要技术报告：《mHC:</w:t>
      </w:r>
      <w:r>
        <w:rPr>
          <w:rFonts w:hint="default" w:ascii="Times New Roman" w:hAnsi="Times New Roman" w:cs="Times New Roman"/>
        </w:rPr>
        <w:t xml:space="preserve"> Manifold-Constrained </w:t>
      </w:r>
      <w:r>
        <w:rPr>
          <w:rFonts w:hint="default" w:ascii="Times New Roman" w:hAnsi="Times New Roman" w:cs="Times New Roman"/>
        </w:rPr>
        <w:t>Hyper-Connections》（2025年12月31日）与《Conditional</w:t>
      </w:r>
      <w:r>
        <w:rPr>
          <w:rFonts w:hint="default" w:ascii="Times New Roman" w:hAnsi="Times New Roman" w:cs="Times New Roman"/>
        </w:rPr>
        <w:t xml:space="preserve"> Memory via Scalable </w:t>
      </w:r>
      <w:r>
        <w:rPr>
          <w:rFonts w:hint="default" w:ascii="Times New Roman" w:hAnsi="Times New Roman" w:cs="Times New Roman"/>
        </w:rPr>
        <w:t>Lookup》（2026年1月13日），预示着下一代架构DeepSeek-V4的技术轮廓已初步成型。这两项创新分别从训练稳定性与架构稀疏化两个维度对V3架构进行了根本性改进，构成了V4的核心技术底座。</w:t>
      </w:r>
    </w:p>
    <w:p w14:paraId="33AFF49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mHC（流形约束超连接）解决的是深层网络训练中长期存在的信号传播稳定性问题。传统的超连接架构（Hyper-Connections,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HC）虽通过多路径残差机制提升了表征学习能力，但在27B及以上规模的模型训练中会出现信号增益失控导致的训练崩溃。mHC通过将残差混合矩阵投影至双随机矩阵流形（Birkhoff多面体），从数学上保证了任意深度网络的信号增益有界（谱范数≤1），使超连接架构在万亿token训练规模下可靠工作。实验表明，mHC在27B模型上相比标准Pre-Norm残差连接，在BBH推理基准上提升7.2分，同时完全消除了HC的训练崩溃问题。</w:t>
      </w:r>
    </w:p>
    <w:p w14:paraId="4AFC4B2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gram（条件记忆模块）则开辟了Transformer架构的第三条稀疏化轴线。在MoE的"条件计算"和DSA的"注意力稀疏"之后，Engram引入了"条件记忆"范式：通过O(1)复杂度的N-gram查表机制，将高频知识的检索从神经网络计算中剥离，实现了知识存储与推理计算的彻底解耦。这一设计不仅提升了知识类任务（MMLU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+3.0分）和推理类任务（BBH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+5.0分）的性能，更重要的是，其确定性检索特性允许嵌入表完全驻留于CPU主存，即使100B参数的记忆表也仅损失&lt;3%推理吞吐量，为"无限记忆"架构提供了可行路径。</w:t>
      </w:r>
    </w:p>
    <w:p w14:paraId="1951487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两项技术的互补关系体现在：mHC为深层网络提供了稳定的信号传播通道，使网络深度的扩展不再受制于梯度消失或爆炸问题；Engram则通过释放浅层注意力的局部模式重建负担，使网络计算资源能够更多地投入到需要深层推理的任务中。这种"稳定的深层传播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解耦的知识存储"的组合设计，预示着V4将在更大的参数规模（预计万亿参数）和更长的训练预算（预计数万亿tokens）下实现训练稳定性与推理效率的双重突破。</w:t>
      </w:r>
    </w:p>
    <w:p w14:paraId="32F7FE5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本章将系统介绍这两项核心技术的理论基础、算法实现与实验验证，并结合DeepSeek现有架构（MLA、MoE、DSA）分析其技术演进路径与工程实践意义。</w:t>
      </w:r>
    </w:p>
    <w:p w14:paraId="672AB46E">
      <w:pPr>
        <w:pStyle w:val="3"/>
        <w:rPr>
          <w:rFonts w:hint="default" w:ascii="Times New Roman" w:hAnsi="Times New Roman" w:cs="Times New Roman"/>
        </w:rPr>
      </w:pPr>
    </w:p>
    <w:bookmarkEnd w:id="1"/>
    <w:p w14:paraId="47107FCC">
      <w:pPr>
        <w:pStyle w:val="4"/>
        <w:rPr>
          <w:ins w:id="0" w:author="高婧雅" w:date="2026-02-27T10:56:52Z"/>
        </w:rPr>
      </w:pPr>
      <w:bookmarkStart w:id="2" w:name="X1940ce147cd97bbed265494a9b5d9a0cc11a5d5"/>
      <w:commentRangeStart w:id="0"/>
      <w:r>
        <w:rPr>
          <w:rFonts w:hint="default" w:ascii="Times New Roman" w:hAnsi="Times New Roman" w:cs="Times New Roman"/>
        </w:rPr>
        <w:t xml:space="preserve">4.1 </w:t>
      </w:r>
      <w:r>
        <w:rPr>
          <w:rFonts w:hint="default" w:ascii="Times New Roman" w:hAnsi="Times New Roman" w:cs="Times New Roman"/>
        </w:rPr>
        <w:t>m</w:t>
      </w:r>
      <w:commentRangeStart w:id="1"/>
      <w:r>
        <w:rPr>
          <w:rFonts w:hint="default" w:ascii="Times New Roman" w:hAnsi="Times New Roman" w:cs="Times New Roman"/>
        </w:rPr>
        <w:t>HC</w:t>
      </w:r>
      <w:ins w:id="1" w:author="高婧雅" w:date="2026-02-27T10:56:13Z">
        <w:r>
          <w:rPr>
            <w:rFonts w:hint="eastAsia" w:ascii="Times New Roman" w:hAnsi="Times New Roman" w:cs="Times New Roman"/>
            <w:lang w:val="en-US" w:eastAsia="zh-CN"/>
          </w:rPr>
          <w:t>技术</w:t>
        </w:r>
      </w:ins>
      <w:ins w:id="2" w:author="高婧雅" w:date="2026-02-27T10:56:14Z">
        <w:r>
          <w:rPr>
            <w:rFonts w:hint="eastAsia" w:ascii="Times New Roman" w:hAnsi="Times New Roman" w:cs="Times New Roman"/>
            <w:lang w:val="en-US" w:eastAsia="zh-CN"/>
          </w:rPr>
          <w:t>解析</w:t>
        </w:r>
        <w:commentRangeEnd w:id="1"/>
      </w:ins>
      <w:r>
        <w:commentReference w:id="1"/>
      </w:r>
    </w:p>
    <w:p w14:paraId="644DD383">
      <w:pPr>
        <w:rPr>
          <w:rFonts w:hint="default"/>
        </w:rPr>
      </w:pPr>
      <w:del w:id="3" w:author="高婧雅" w:date="2026-02-27T10:56:12Z">
        <w:r>
          <w:rPr>
            <w:rFonts w:hint="default"/>
          </w:rPr>
          <w:delText>：基于流形约束的超连接架构优化</w:delText>
        </w:r>
      </w:del>
    </w:p>
    <w:p w14:paraId="41E48FB6">
      <w:pPr>
        <w:pStyle w:val="5"/>
        <w:rPr>
          <w:ins w:id="4" w:author="高婧雅" w:date="2026-02-27T10:56:49Z"/>
          <w:rFonts w:hint="default" w:ascii="Times New Roman" w:hAnsi="Times New Roman" w:cs="Times New Roman"/>
        </w:rPr>
      </w:pPr>
      <w:bookmarkStart w:id="3" w:name="Xe7861b9fcbf09bb49e777fc9beca838552678ed"/>
      <w:r>
        <w:rPr>
          <w:rFonts w:hint="default" w:ascii="Times New Roman" w:hAnsi="Times New Roman" w:cs="Times New Roman"/>
        </w:rPr>
        <w:t xml:space="preserve">4.1.1 </w:t>
      </w:r>
      <w:r>
        <w:rPr>
          <w:rFonts w:hint="default" w:ascii="Times New Roman" w:hAnsi="Times New Roman" w:cs="Times New Roman"/>
        </w:rPr>
        <w:t>研究背景与问题定义</w:t>
      </w:r>
    </w:p>
    <w:p w14:paraId="23FD5A1D">
      <w:pPr>
        <w:rPr>
          <w:rFonts w:hint="default"/>
        </w:rPr>
      </w:pPr>
    </w:p>
    <w:p w14:paraId="79D9CC8B">
      <w:pPr>
        <w:pStyle w:val="6"/>
        <w:rPr>
          <w:rFonts w:hint="default" w:ascii="Times New Roman" w:hAnsi="Times New Roman" w:cs="Times New Roman"/>
          <w:i w:val="0"/>
          <w:iCs w:val="0"/>
          <w:color w:val="auto"/>
        </w:rPr>
      </w:pPr>
      <w:del w:id="5" w:author="高婧雅" w:date="2026-02-27T10:57:03Z">
        <w:bookmarkStart w:id="4" w:name="Xdb34ef20ab13dc8687a2fc5c56c14ebe979d66a"/>
        <w:commentRangeStart w:id="2"/>
        <w:r>
          <w:rPr>
            <w:rFonts w:hint="default" w:ascii="Times New Roman" w:hAnsi="Times New Roman" w:cs="Times New Roman"/>
            <w:i w:val="0"/>
            <w:iCs w:val="0"/>
            <w:color w:val="auto"/>
            <w:lang w:val="en-US"/>
          </w:rPr>
          <w:delText>4.1.1.1</w:delText>
        </w:r>
      </w:del>
      <w:ins w:id="6" w:author="高婧雅" w:date="2026-02-27T10:57:03Z">
        <w:r>
          <w:rPr>
            <w:rFonts w:hint="eastAsia" w:ascii="Times New Roman" w:hAnsi="Times New Roman" w:cs="Times New Roman"/>
            <w:i w:val="0"/>
            <w:iCs w:val="0"/>
            <w:color w:val="auto"/>
            <w:lang w:val="en-US" w:eastAsia="zh-CN"/>
          </w:rPr>
          <w:t>1.</w:t>
        </w:r>
      </w:ins>
      <w:r>
        <w:rPr>
          <w:rFonts w:hint="default" w:ascii="Times New Roman" w:hAnsi="Times New Roman" w:cs="Times New Roman"/>
          <w:i w:val="0"/>
          <w:iCs w:val="0"/>
          <w:color w:val="auto"/>
        </w:rPr>
        <w:t xml:space="preserve"> 残差连接的历史与局限</w:t>
      </w:r>
      <w:commentRangeEnd w:id="0"/>
      <w:r>
        <w:rPr>
          <w:i w:val="0"/>
          <w:iCs w:val="0"/>
          <w:color w:val="auto"/>
        </w:rPr>
        <w:commentReference w:id="0"/>
      </w:r>
      <w:commentRangeEnd w:id="2"/>
      <w:r>
        <w:commentReference w:id="2"/>
      </w:r>
    </w:p>
    <w:p w14:paraId="1DEEE192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残差连接</w:t>
      </w:r>
      <w:del w:id="7" w:author="高婧雅" w:date="2026-02-27T10:57:49Z">
        <w:r>
          <w:rPr>
            <w:rFonts w:hint="default" w:ascii="Times New Roman" w:hAnsi="Times New Roman" w:cs="Times New Roman"/>
          </w:rPr>
          <w:delText>（Residual Connection）</w:delText>
        </w:r>
      </w:del>
      <w:r>
        <w:rPr>
          <w:rFonts w:hint="default" w:ascii="Times New Roman" w:hAnsi="Times New Roman" w:cs="Times New Roman"/>
        </w:rPr>
        <w:t>作为深度神经网络训练的核心技术，自</w:t>
      </w:r>
      <w:ins w:id="8" w:author="高婧雅" w:date="2026-02-27T10:55:52Z">
        <w:r>
          <w:rPr>
            <w:rFonts w:hint="eastAsia" w:ascii="Times New Roman" w:hAnsi="Times New Roman" w:eastAsia="宋体" w:cs="Times New Roman"/>
            <w:lang w:val="en-US" w:eastAsia="zh-CN"/>
          </w:rPr>
          <w:t>何凯明</w:t>
        </w:r>
      </w:ins>
      <w:del w:id="9" w:author="高婧雅" w:date="2026-02-27T10:55:48Z">
        <w:commentRangeStart w:id="3"/>
        <w:r>
          <w:rPr>
            <w:rFonts w:hint="default" w:ascii="Times New Roman" w:hAnsi="Times New Roman" w:cs="Times New Roman"/>
          </w:rPr>
          <w:delText xml:space="preserve"> He </w:delText>
        </w:r>
        <w:commentRangeEnd w:id="3"/>
      </w:del>
      <w:del w:id="10" w:author="高婧雅" w:date="2026-02-27T10:55:48Z">
        <w:r>
          <w:rPr/>
          <w:commentReference w:id="3"/>
        </w:r>
      </w:del>
      <w:r>
        <w:rPr>
          <w:rFonts w:hint="default" w:ascii="Times New Roman" w:hAnsi="Times New Roman" w:cs="Times New Roman"/>
        </w:rPr>
        <w:t>等人</w:t>
      </w:r>
      <w:commentRangeStart w:id="4"/>
      <w:r>
        <w:rPr>
          <w:rFonts w:hint="eastAsia" w:ascii="Times New Roman" w:hAnsi="Times New Roman" w:eastAsia="宋体" w:cs="Times New Roman"/>
          <w:lang w:val="en-US" w:eastAsia="zh-CN"/>
        </w:rPr>
        <w:t>在</w:t>
      </w:r>
      <w:r>
        <w:rPr>
          <w:rFonts w:hint="default" w:ascii="Times New Roman" w:hAnsi="Times New Roman" w:cs="Times New Roman"/>
        </w:rPr>
        <w:t>2015</w:t>
      </w:r>
      <w:r>
        <w:rPr>
          <w:rFonts w:hint="eastAsia" w:ascii="Times New Roman" w:hAnsi="Times New Roman" w:eastAsia="宋体" w:cs="Times New Roman"/>
          <w:lang w:val="en-US" w:eastAsia="zh-CN"/>
        </w:rPr>
        <w:t>年</w:t>
      </w:r>
      <w:commentRangeEnd w:id="4"/>
      <w:r>
        <w:commentReference w:id="4"/>
      </w:r>
      <w:r>
        <w:rPr>
          <w:rFonts w:hint="default" w:ascii="Times New Roman" w:hAnsi="Times New Roman" w:cs="Times New Roman"/>
        </w:rPr>
        <w:t>在</w:t>
      </w:r>
      <w:r>
        <w:rPr>
          <w:rFonts w:hint="default" w:ascii="Times New Roman" w:hAnsi="Times New Roman" w:cs="Times New Roman"/>
        </w:rPr>
        <w:t xml:space="preserve"> ResNet </w:t>
      </w:r>
      <w:r>
        <w:rPr>
          <w:rFonts w:hint="default" w:ascii="Times New Roman" w:hAnsi="Times New Roman" w:cs="Times New Roman"/>
        </w:rPr>
        <w:t>中提出以来，已成为现代深度学习架构的基础组件。其核心机制可形式化表示为：</w:t>
      </w:r>
    </w:p>
    <w:p w14:paraId="271525D9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r>
            <m:rPr>
              <m:nor/>
              <m:sty m:val="p"/>
              <m:scr m:val="script"/>
            </m:rPr>
            <w:rPr>
              <w:rFonts w:hint="default" w:ascii="Times New Roman" w:hAnsi="Times New Roman" w:eastAsia="MS Mincho" w:cs="MS Mincho"/>
              <w:b w:val="0"/>
              <w:i w:val="0"/>
            </w:rPr>
            <m:t>ℱ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)+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</m:t>
          </m:r>
          <w:del w:id="11" w:author="高婧雅" w:date="2026-02-27T10:58:23Z"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 </m:t>
            </m:r>
          </w:del>
          <w:del w:id="12" w:author="高婧雅" w:date="2026-02-27T10:58:23Z"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(1)</m:t>
            </m:r>
          </w:del>
        </m:oMath>
      </m:oMathPara>
    </w:p>
    <w:p w14:paraId="6805A578">
      <w:pPr>
        <w:pStyle w:val="24"/>
        <w:rPr>
          <w:rFonts w:hint="default" w:ascii="Times New Roman" w:hAnsi="Times New Roman" w:cs="Times New Roman"/>
          <w:color w:val="FFC000"/>
          <w:rPrChange w:id="13" w:author="高婧雅" w:date="2026-02-27T10:59:56Z">
            <w:rPr>
              <w:rFonts w:hint="default" w:ascii="Times New Roman" w:hAnsi="Times New Roman" w:cs="Times New Roman"/>
            </w:rPr>
          </w:rPrChange>
        </w:rPr>
      </w:pPr>
      <w:r>
        <w:rPr>
          <w:rFonts w:hint="default" w:ascii="Times New Roman" w:hAnsi="Times New Roman" w:cs="Times New Roman"/>
        </w:rPr>
        <w:t>其中</w:t>
      </w:r>
      <w:r>
        <w:rPr>
          <w:rFonts w:hint="default" w:ascii="Times New Roman" w:hAnsi="Times New Roman" w:cs="Times New Roman"/>
        </w:rPr>
        <w:t xml:space="preserve"> </w:t>
      </w:r>
      <w:commentRangeStart w:id="5"/>
      <m:oMath>
        <m:r>
          <m:rPr>
            <m:nor/>
            <m:sty m:val="p"/>
            <m:scr m:val="script"/>
          </m:rPr>
          <w:rPr>
            <w:rFonts w:hint="default" w:ascii="Times New Roman" w:hAnsi="Times New Roman" w:eastAsia="MS Mincho" w:cs="MS Mincho"/>
            <w:b w:val="0"/>
            <w:i w:val="0"/>
          </w:rPr>
          <m:t>ℱ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(⋅)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表</w:t>
      </w:r>
      <w:commentRangeEnd w:id="5"/>
      <w:r>
        <w:commentReference w:id="5"/>
      </w:r>
      <w:r>
        <w:rPr>
          <w:rFonts w:hint="default" w:ascii="Times New Roman" w:hAnsi="Times New Roman" w:cs="Times New Roman"/>
        </w:rPr>
        <w:t>示残差函数，</w:t>
      </w:r>
      <m:oMath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x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为层输入。该设计通过引入恒等映射（Identity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Mapping）有效缓解了深层网络训练中的梯度消失问题，使得网络深度的扩展成为可能。</w:t>
      </w:r>
    </w:p>
    <w:p w14:paraId="6818584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</w:t>
      </w:r>
      <w:r>
        <w:rPr>
          <w:rFonts w:hint="default" w:ascii="Times New Roman" w:hAnsi="Times New Roman" w:cs="Times New Roman"/>
        </w:rPr>
        <w:t xml:space="preserve"> Transformer </w:t>
      </w:r>
      <w:r>
        <w:rPr>
          <w:rFonts w:hint="default" w:ascii="Times New Roman" w:hAnsi="Times New Roman" w:cs="Times New Roman"/>
        </w:rPr>
        <w:t>架构中，残差连接的具体应用形成了两种范式：</w:t>
      </w:r>
    </w:p>
    <w:p w14:paraId="267C2E4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Post-Norm（原始</w:t>
      </w:r>
      <w:r>
        <w:rPr>
          <w:rFonts w:hint="default" w:ascii="Times New Roman" w:hAnsi="Times New Roman" w:cs="Times New Roman"/>
        </w:rPr>
        <w:t xml:space="preserve"> Transformer, Vaswani et al., </w:t>
      </w:r>
      <w:r>
        <w:rPr>
          <w:rFonts w:hint="default" w:ascii="Times New Roman" w:hAnsi="Times New Roman" w:cs="Times New Roman"/>
        </w:rPr>
        <w:t>2017）：</w:t>
      </w:r>
      <w:r>
        <w:commentReference w:id="6"/>
      </w:r>
    </w:p>
    <w:p w14:paraId="3FE7EE8C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=LayerNorm(</m:t>
          </m:r>
          <m:r>
            <m:rPr>
              <m:nor/>
              <m:sty m:val="p"/>
              <m:scr m:val="script"/>
            </m:rPr>
            <w:rPr>
              <w:rFonts w:hint="default" w:ascii="Times New Roman" w:hAnsi="Times New Roman" w:eastAsia="MS Mincho" w:cs="MS Mincho"/>
              <w:b w:val="0"/>
              <w:i w:val="0"/>
            </w:rPr>
            <m:t>ℱ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)+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</m:t>
          </m:r>
          <w:del w:id="14" w:author="高婧雅" w:date="2026-02-27T10:58:25Z"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 </m:t>
            </m:r>
          </w:del>
          <w:del w:id="15" w:author="高婧雅" w:date="2026-02-27T10:58:25Z"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(2)</m:t>
            </m:r>
          </w:del>
        </m:oMath>
      </m:oMathPara>
    </w:p>
    <w:p w14:paraId="07C7CC61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Pre-Norm（GPT-2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及后续主流架构）：</w:t>
      </w:r>
    </w:p>
    <w:p w14:paraId="50A710E8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r>
            <m:rPr>
              <m:nor/>
              <m:sty m:val="p"/>
              <m:scr m:val="script"/>
            </m:rPr>
            <w:rPr>
              <w:rFonts w:hint="default" w:ascii="Times New Roman" w:hAnsi="Times New Roman" w:eastAsia="MS Mincho" w:cs="MS Mincho"/>
              <w:b w:val="0"/>
              <w:i w:val="0"/>
            </w:rPr>
            <m:t>ℱ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(LayerNorm(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))+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w:del w:id="16" w:author="高婧雅" w:date="2026-02-27T10:58:26Z"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(3)</m:t>
            </m:r>
          </w:del>
        </m:oMath>
      </m:oMathPara>
    </w:p>
    <w:p w14:paraId="4C0FAD20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Pre-Norm </w:t>
      </w:r>
      <w:r>
        <w:rPr>
          <w:rFonts w:hint="default" w:ascii="Times New Roman" w:hAnsi="Times New Roman" w:cs="Times New Roman"/>
        </w:rPr>
        <w:t>因其训练稳定性优势成为当前大规模语言模型的事实标准，但存在一个固有缺陷：随着网络深度增加，浅层与深层表征的相似度趋近于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1（即表征坍缩，Representation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Collapse），导致深层网络的有效深度远低于物理深度。</w:t>
      </w:r>
    </w:p>
    <w:p w14:paraId="57A2722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该现象可直观理解为：Pre-Norm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中恒等映射路径过于强势，</w:t>
      </w:r>
      <m:oMath>
        <m:r>
          <m:rPr>
            <m:nor/>
            <m:sty m:val="p"/>
            <m:scr m:val="script"/>
          </m:rPr>
          <w:rPr>
            <w:rFonts w:hint="default" w:ascii="Times New Roman" w:hAnsi="Times New Roman" w:eastAsia="MS Mincho" w:cs="MS Mincho"/>
            <w:b w:val="0"/>
            <w:i w:val="0"/>
          </w:rPr>
          <m:t>ℱ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对残差流的贡献被逐层稀释，网络深层退化为近似恒等变换。</w:t>
      </w:r>
    </w:p>
    <w:bookmarkEnd w:id="4"/>
    <w:p w14:paraId="127C58B0">
      <w:pPr>
        <w:pStyle w:val="6"/>
        <w:rPr>
          <w:rFonts w:hint="default" w:ascii="Times New Roman" w:hAnsi="Times New Roman" w:cs="Times New Roman"/>
        </w:rPr>
      </w:pPr>
      <w:del w:id="17" w:author="高婧雅" w:date="2026-02-27T11:01:46Z">
        <w:bookmarkStart w:id="5" w:name="Xcd568ec5afed68573904578fbd567a5f8964b89"/>
        <w:r>
          <w:rPr>
            <w:rFonts w:hint="default" w:ascii="Times New Roman" w:hAnsi="Times New Roman" w:cs="Times New Roman"/>
            <w:lang w:val="en-US"/>
          </w:rPr>
          <w:delText xml:space="preserve">4.1.1.2 </w:delText>
        </w:r>
      </w:del>
      <w:ins w:id="18" w:author="高婧雅" w:date="2026-02-27T11:01:46Z">
        <w:r>
          <w:rPr>
            <w:rFonts w:hint="eastAsia" w:ascii="Times New Roman" w:hAnsi="Times New Roman" w:cs="Times New Roman"/>
            <w:lang w:val="en-US" w:eastAsia="zh-CN"/>
          </w:rPr>
          <w:t>2.</w:t>
        </w:r>
      </w:ins>
      <w:r>
        <w:rPr>
          <w:rFonts w:hint="default" w:ascii="Times New Roman" w:hAnsi="Times New Roman" w:cs="Times New Roman"/>
        </w:rPr>
        <w:t>超连接</w:t>
      </w:r>
      <w:commentRangeStart w:id="7"/>
      <w:r>
        <w:rPr>
          <w:rFonts w:hint="default" w:ascii="Times New Roman" w:hAnsi="Times New Roman" w:cs="Times New Roman"/>
          <w:strike/>
          <w:rPrChange w:id="19" w:author="高婧雅" w:date="2026-02-27T11:01:32Z">
            <w:rPr>
              <w:rFonts w:hint="default" w:ascii="Times New Roman" w:hAnsi="Times New Roman" w:cs="Times New Roman"/>
            </w:rPr>
          </w:rPrChange>
        </w:rPr>
        <w:t>（Hyper-Connections）</w:t>
      </w:r>
      <w:commentRangeEnd w:id="7"/>
      <w:r>
        <w:commentReference w:id="7"/>
      </w:r>
      <w:r>
        <w:rPr>
          <w:rFonts w:hint="default" w:ascii="Times New Roman" w:hAnsi="Times New Roman" w:cs="Times New Roman"/>
        </w:rPr>
        <w:t>架构</w:t>
      </w:r>
    </w:p>
    <w:p w14:paraId="3D16565E">
      <w:pPr>
        <w:pStyle w:val="24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2024 </w:t>
      </w:r>
      <w:r>
        <w:rPr>
          <w:rFonts w:hint="default" w:ascii="Times New Roman" w:hAnsi="Times New Roman" w:cs="Times New Roman"/>
        </w:rPr>
        <w:t>年</w:t>
      </w:r>
      <w:r>
        <w:rPr>
          <w:rFonts w:hint="default" w:ascii="Times New Roman" w:hAnsi="Times New Roman" w:cs="Times New Roman"/>
        </w:rPr>
        <w:t xml:space="preserve"> 9 </w:t>
      </w:r>
      <w:r>
        <w:rPr>
          <w:rFonts w:hint="default" w:ascii="Times New Roman" w:hAnsi="Times New Roman" w:cs="Times New Roman"/>
        </w:rPr>
        <w:t>月，字节跳动</w:t>
      </w:r>
      <w:r>
        <w:rPr>
          <w:rFonts w:hint="default" w:ascii="Times New Roman" w:hAnsi="Times New Roman" w:cs="Times New Roman"/>
        </w:rPr>
        <w:t xml:space="preserve"> Seed-Foundation-Model </w:t>
      </w:r>
      <w:r>
        <w:rPr>
          <w:rFonts w:hint="default" w:ascii="Times New Roman" w:hAnsi="Times New Roman" w:cs="Times New Roman"/>
        </w:rPr>
        <w:t>团队提出超连接（Hyper-Connections,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HC）架构（Zhu</w:t>
      </w:r>
      <w:r>
        <w:rPr>
          <w:rFonts w:hint="default" w:ascii="Times New Roman" w:hAnsi="Times New Roman" w:cs="Times New Roman"/>
        </w:rPr>
        <w:t xml:space="preserve"> et al., 2024, </w:t>
      </w:r>
      <w:r>
        <w:rPr>
          <w:rFonts w:hint="default" w:ascii="Times New Roman" w:hAnsi="Times New Roman" w:cs="Times New Roman"/>
        </w:rPr>
        <w:t>arXiv:2409.19606），该工作被</w:t>
      </w:r>
      <w:r>
        <w:rPr>
          <w:rFonts w:hint="default" w:ascii="Times New Roman" w:hAnsi="Times New Roman" w:cs="Times New Roman"/>
        </w:rPr>
        <w:t xml:space="preserve"> ICLR 2025 </w:t>
      </w:r>
      <w:r>
        <w:rPr>
          <w:rFonts w:hint="default" w:ascii="Times New Roman" w:hAnsi="Times New Roman" w:cs="Times New Roman"/>
        </w:rPr>
        <w:t>收录。HC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通过引入可学习的连接强度系数矩阵，将传统残差连接扩展为多路径并行</w:t>
      </w:r>
      <w:commentRangeStart w:id="8"/>
      <w:r>
        <w:rPr>
          <w:rFonts w:hint="default" w:ascii="Times New Roman" w:hAnsi="Times New Roman" w:cs="Times New Roman"/>
        </w:rPr>
        <w:t>结构，同时解决梯度消失与表征坍缩的跷跷板效应（Seesaw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Effect）。</w:t>
      </w:r>
      <w:ins w:id="20" w:author="高婧雅" w:date="2026-02-27T11:01:59Z">
        <w:r>
          <w:rPr>
            <w:rFonts w:hint="eastAsia" w:ascii="Times New Roman" w:hAnsi="Times New Roman" w:eastAsia="宋体" w:cs="Times New Roman"/>
            <w:lang w:val="en-US" w:eastAsia="zh-CN"/>
          </w:rPr>
          <w:t>下面</w:t>
        </w:r>
      </w:ins>
      <w:ins w:id="21" w:author="高婧雅" w:date="2026-02-27T11:02:00Z">
        <w:r>
          <w:rPr>
            <w:rFonts w:hint="eastAsia" w:ascii="Times New Roman" w:hAnsi="Times New Roman" w:eastAsia="宋体" w:cs="Times New Roman"/>
            <w:lang w:val="en-US" w:eastAsia="zh-CN"/>
          </w:rPr>
          <w:t>介绍</w:t>
        </w:r>
      </w:ins>
      <w:ins w:id="22" w:author="高婧雅" w:date="2026-02-27T11:02:02Z">
        <w:r>
          <w:rPr>
            <w:rFonts w:hint="eastAsia" w:ascii="Times New Roman" w:hAnsi="Times New Roman" w:eastAsia="宋体" w:cs="Times New Roman"/>
            <w:lang w:val="en-US" w:eastAsia="zh-CN"/>
          </w:rPr>
          <w:t>……</w:t>
        </w:r>
        <w:commentRangeEnd w:id="8"/>
      </w:ins>
      <w:r>
        <w:commentReference w:id="8"/>
      </w:r>
    </w:p>
    <w:p w14:paraId="3D9866D4">
      <w:pPr>
        <w:pStyle w:val="3"/>
        <w:rPr>
          <w:rFonts w:hint="default" w:ascii="Times New Roman" w:hAnsi="Times New Roman" w:cs="Times New Roman"/>
        </w:rPr>
      </w:pPr>
      <w:ins w:id="23" w:author="高婧雅" w:date="2026-02-27T11:01:43Z">
        <w:r>
          <w:rPr>
            <w:rFonts w:hint="eastAsia" w:ascii="Times New Roman" w:hAnsi="Times New Roman" w:eastAsia="宋体" w:cs="Times New Roman"/>
            <w:lang w:eastAsia="zh-CN"/>
          </w:rPr>
          <w:t>（</w:t>
        </w:r>
      </w:ins>
      <w:ins w:id="24" w:author="高婧雅" w:date="2026-02-27T11:01:43Z">
        <w:r>
          <w:rPr>
            <w:rFonts w:hint="eastAsia" w:ascii="Times New Roman" w:hAnsi="Times New Roman" w:eastAsia="宋体" w:cs="Times New Roman"/>
            <w:lang w:val="en-US" w:eastAsia="zh-CN"/>
          </w:rPr>
          <w:t>1</w:t>
        </w:r>
      </w:ins>
      <w:ins w:id="25" w:author="高婧雅" w:date="2026-02-27T11:01:43Z">
        <w:r>
          <w:rPr>
            <w:rFonts w:hint="eastAsia" w:ascii="Times New Roman" w:hAnsi="Times New Roman" w:eastAsia="宋体" w:cs="Times New Roman"/>
            <w:lang w:eastAsia="zh-CN"/>
          </w:rPr>
          <w:t>）</w:t>
        </w:r>
      </w:ins>
      <w:r>
        <w:rPr>
          <w:rFonts w:hint="default" w:ascii="Times New Roman" w:hAnsi="Times New Roman" w:cs="Times New Roman"/>
        </w:rPr>
        <w:t xml:space="preserve">HC </w:t>
      </w:r>
      <w:r>
        <w:rPr>
          <w:rFonts w:hint="default" w:ascii="Times New Roman" w:hAnsi="Times New Roman" w:cs="Times New Roman"/>
        </w:rPr>
        <w:t>矩阵结构</w:t>
      </w:r>
    </w:p>
    <w:p w14:paraId="587A747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HC </w:t>
      </w:r>
      <w:r>
        <w:rPr>
          <w:rFonts w:hint="default" w:ascii="Times New Roman" w:hAnsi="Times New Roman" w:cs="Times New Roman"/>
        </w:rPr>
        <w:t>的连接权重被组织为一个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)×(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的结构化矩阵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  <m:scr m:val="script"/>
          </m:rPr>
          <w:rPr>
            <w:rFonts w:hint="default" w:ascii="Times New Roman" w:hAnsi="Times New Roman" w:eastAsia="MS Mincho" w:cs="MS Mincho"/>
            <w:b w:val="0"/>
            <w:i w:val="0"/>
          </w:rPr>
          <m:t>ℋC</m:t>
        </m:r>
      </m:oMath>
      <w:r>
        <w:rPr>
          <w:rFonts w:hint="default" w:ascii="Times New Roman" w:hAnsi="Times New Roman" w:cs="Times New Roman"/>
        </w:rPr>
        <w:t>：</w:t>
      </w:r>
    </w:p>
    <w:p w14:paraId="216B0816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  <m:sty m:val="p"/>
              <m:scr m:val="script"/>
            </m:rPr>
            <w:rPr>
              <w:rFonts w:hint="default" w:ascii="Times New Roman" w:hAnsi="Times New Roman" w:eastAsia="MS Mincho" w:cs="MS Mincho"/>
              <w:b w:val="0"/>
              <w:i w:val="0"/>
            </w:rPr>
            <m:t>ℋC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d>
            <m:dPr>
              <m:sepChr m:val=""/>
              <m:ctrlPr>
                <w:rPr>
                  <w:rFonts w:hint="default"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i w:val="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i w:val="0"/>
                          </w:rPr>
                          <m:t>1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</w:rPr>
                          <m:t>×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i w:val="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b"/>
                          </m:rPr>
                          <w:rPr>
                            <w:rFonts w:hint="default" w:ascii="Times New Roman" w:hAnsi="Times New Roman" w:cs="Times New Roman"/>
                            <w:b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</w:rPr>
                          <m:t>⊤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  <m:sty m:val="b"/>
                          </m:rPr>
                          <w:rPr>
                            <w:rFonts w:hint="default" w:ascii="Times New Roman" w:hAnsi="Times New Roman" w:cs="Times New Roman"/>
                            <w:b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sSubPr>
                      <m:e>
                        <m:r>
                          <m:rPr>
                            <m:nor/>
                            <m:sty m:val="b"/>
                          </m:rPr>
                          <w:rPr>
                            <w:rFonts w:hint="default" w:ascii="Times New Roman" w:hAnsi="Times New Roman" w:cs="Times New Roman"/>
                            <w:b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(4)</m:t>
          </m:r>
        </m:oMath>
      </m:oMathPara>
    </w:p>
    <w:p w14:paraId="572B7E51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其中：</w:t>
      </w:r>
    </w:p>
    <w:p w14:paraId="4182650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m:oMath>
        <w:commentRangeStart w:id="9"/>
        <m:r>
          <m:rPr>
            <m:nor/>
            <m:sty m:val="bi"/>
          </m:rPr>
          <w:rPr>
            <w:rFonts w:hint="default" w:ascii="Times New Roman" w:hAnsi="Times New Roman" w:cs="Times New Roman"/>
            <w:b/>
            <w:i/>
            <w:iCs/>
            <w:rPrChange w:id="26" w:author="高婧雅" w:date="2026-02-27T11:02:31Z">
              <m:rPr/>
              <w:rPr>
                <w:rFonts w:hint="default" w:ascii="Times New Roman" w:hAnsi="Times New Roman" w:cs="Times New Roman"/>
                <w:b/>
              </w:rPr>
            </w:rPrChange>
          </w:rPr>
          <m:t>B</m:t>
        </m:r>
        <w:commentRangeEnd w:id="9"/>
        <m:r>
          <m:rPr>
            <m:nor/>
            <m:sty m:val="p"/>
          </m:rPr>
          <w:commentReference w:id="9"/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ℝ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×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：输出权重向量，控制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条路径对最终输出的贡献</w:t>
      </w:r>
      <w:ins w:id="27" w:author="高婧雅" w:date="2026-02-27T11:02:54Z">
        <w:r>
          <w:rPr>
            <w:rFonts w:hint="eastAsia" w:ascii="Times New Roman" w:hAnsi="Times New Roman" w:eastAsia="宋体" w:cs="Times New Roman"/>
            <w:lang w:eastAsia="zh-CN"/>
          </w:rPr>
          <w:t>。</w:t>
        </w:r>
      </w:ins>
    </w:p>
    <w:p w14:paraId="1DBA503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ℝ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×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：输入聚合向量，控制层输入如何分配到各路径</w:t>
      </w:r>
      <w:ins w:id="28" w:author="高婧雅" w:date="2026-02-27T11:02:53Z">
        <w:r>
          <w:rPr>
            <w:rFonts w:hint="eastAsia" w:ascii="Times New Roman" w:hAnsi="Times New Roman" w:eastAsia="宋体" w:cs="Times New Roman"/>
            <w:lang w:eastAsia="zh-CN"/>
          </w:rPr>
          <w:t>。</w:t>
        </w:r>
      </w:ins>
    </w:p>
    <w:p w14:paraId="5EA5192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ℝ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×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：残差连接矩阵，控制路径间的信息交换</w:t>
      </w:r>
      <w:ins w:id="29" w:author="高婧雅" w:date="2026-02-27T11:02:52Z">
        <w:r>
          <w:rPr>
            <w:rFonts w:hint="eastAsia" w:ascii="Times New Roman" w:hAnsi="Times New Roman" w:eastAsia="宋体" w:cs="Times New Roman"/>
            <w:lang w:eastAsia="zh-CN"/>
          </w:rPr>
          <w:t>。</w:t>
        </w:r>
      </w:ins>
    </w:p>
    <w:p w14:paraId="11983582">
      <w:pPr>
        <w:pStyle w:val="24"/>
        <w:rPr>
          <w:rFonts w:hint="default" w:ascii="Times New Roman" w:hAnsi="Times New Roman" w:cs="Times New Roman"/>
        </w:rPr>
      </w:pPr>
      <w:ins w:id="30" w:author="高婧雅" w:date="2026-02-27T11:02:57Z">
        <w:commentRangeStart w:id="10"/>
        <w:r>
          <w:rPr>
            <w:rFonts w:hint="eastAsia" w:ascii="Times New Roman" w:hAnsi="Times New Roman" w:eastAsia="宋体" w:cs="Times New Roman"/>
            <w:lang w:eastAsia="zh-CN"/>
          </w:rPr>
          <w:t>（</w:t>
        </w:r>
      </w:ins>
      <w:ins w:id="31" w:author="高婧雅" w:date="2026-02-27T11:02:58Z">
        <w:r>
          <w:rPr>
            <w:rFonts w:hint="eastAsia" w:ascii="Times New Roman" w:hAnsi="Times New Roman" w:eastAsia="宋体" w:cs="Times New Roman"/>
            <w:lang w:val="en-US" w:eastAsia="zh-CN"/>
          </w:rPr>
          <w:t>2</w:t>
        </w:r>
      </w:ins>
      <w:ins w:id="32" w:author="高婧雅" w:date="2026-02-27T11:02:57Z">
        <w:r>
          <w:rPr>
            <w:rFonts w:hint="eastAsia" w:ascii="Times New Roman" w:hAnsi="Times New Roman" w:eastAsia="宋体" w:cs="Times New Roman"/>
            <w:lang w:eastAsia="zh-CN"/>
          </w:rPr>
          <w:t>）</w:t>
        </w:r>
      </w:ins>
      <w:r>
        <w:rPr>
          <w:rFonts w:hint="default" w:ascii="Times New Roman" w:hAnsi="Times New Roman" w:cs="Times New Roman"/>
        </w:rPr>
        <w:t>前向传播公式</w:t>
      </w:r>
      <w:commentRangeEnd w:id="10"/>
      <w:r>
        <w:commentReference w:id="10"/>
      </w:r>
    </w:p>
    <w:p w14:paraId="1A42F8A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对于扩展率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>，HC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的前向传播可等价展开为两步操作：</w:t>
      </w:r>
    </w:p>
    <w:p w14:paraId="7130B92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宽度连接</w:t>
      </w:r>
      <w:r>
        <w:rPr>
          <w:rFonts w:hint="default" w:ascii="Times New Roman" w:hAnsi="Times New Roman" w:cs="Times New Roman"/>
        </w:rPr>
        <w:t>（Width-Connection，路径间信息交换）：</w:t>
      </w:r>
    </w:p>
    <w:p w14:paraId="55244EE5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′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sSubSup>
            <m:sSubSupPr>
              <m:ctrlPr>
                <w:rPr>
                  <w:rFonts w:hint="default" w:ascii="Cambria Math" w:hAnsi="Cambria Math" w:cs="Times New Roman"/>
                </w:rPr>
              </m:ctrlPr>
            </m:sSub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A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r</m:t>
              </m:r>
              <m:ctrlPr>
                <w:rPr>
                  <w:rFonts w:hint="default" w:ascii="Cambria Math" w:hAnsi="Cambria Math" w:cs="Times New Roman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⊤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⋅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H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(5)</m:t>
          </m:r>
        </m:oMath>
      </m:oMathPara>
    </w:p>
    <w:p w14:paraId="1D19D35A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深度连接</w:t>
      </w:r>
      <w:r>
        <w:rPr>
          <w:rFonts w:hint="default" w:ascii="Times New Roman" w:hAnsi="Times New Roman" w:cs="Times New Roman"/>
        </w:rPr>
        <w:t>（Depth-Connection，层输出融合）：</w:t>
      </w:r>
    </w:p>
    <w:p w14:paraId="11FBBE61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acc>
            <m:accPr>
              <m:ctrlPr>
                <w:rPr>
                  <w:rFonts w:hint="default" w:ascii="Cambria Math" w:hAnsi="Cambria Math" w:cs="Times New Roman"/>
                </w:rPr>
              </m:ctrlPr>
            </m:acc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B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⊤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⋅</m:t>
          </m:r>
          <m:r>
            <m:rPr>
              <m:nor/>
              <m:sty m:val="p"/>
              <m:scr m:val="script"/>
            </m:rPr>
            <w:rPr>
              <w:rFonts w:hint="default" w:ascii="Times New Roman" w:hAnsi="Times New Roman" w:eastAsia="MS Mincho" w:cs="MS Mincho"/>
              <w:b w:val="0"/>
              <w:i w:val="0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⊤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⋅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A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m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)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⊤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′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(6)</m:t>
          </m:r>
        </m:oMath>
      </m:oMathPara>
    </w:p>
    <w:p w14:paraId="45FBCD73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H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ℝ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×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条路径的隐状态矩阵，</w:t>
      </w:r>
      <m:oMath>
        <m:r>
          <m:rPr>
            <m:nor/>
            <m:sty m:val="p"/>
            <m:scr m:val="script"/>
          </m:rPr>
          <w:rPr>
            <w:rFonts w:hint="default" w:ascii="Times New Roman" w:hAnsi="Times New Roman" w:eastAsia="MS Mincho" w:cs="MS Mincho"/>
            <w:b w:val="0"/>
            <w:i w:val="0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(⋅)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cs="Times New Roman"/>
        </w:rPr>
        <w:t xml:space="preserve"> Transformer </w:t>
      </w:r>
      <w:r>
        <w:rPr>
          <w:rFonts w:hint="default" w:ascii="Times New Roman" w:hAnsi="Times New Roman" w:cs="Times New Roman"/>
        </w:rPr>
        <w:t>子层（Attention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或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FFN），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为隐藏维度。</w:t>
      </w:r>
    </w:p>
    <w:p w14:paraId="5739AC6F">
      <w:pPr>
        <w:pStyle w:val="3"/>
        <w:rPr>
          <w:rFonts w:hint="default" w:ascii="Times New Roman" w:hAnsi="Times New Roman" w:cs="Times New Roman"/>
        </w:rPr>
      </w:pPr>
      <w:commentRangeStart w:id="11"/>
      <w:r>
        <w:rPr>
          <w:rFonts w:hint="default" w:ascii="Times New Roman" w:hAnsi="Times New Roman" w:cs="Times New Roman"/>
        </w:rPr>
        <w:t>直观理解：HC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将隐状态从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维扩展为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×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维（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条并行路径），每条路径携带不同的残差混合比例。最终输出为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条路</w:t>
      </w:r>
      <w:commentRangeEnd w:id="11"/>
      <w:r>
        <w:commentReference w:id="11"/>
      </w:r>
      <w:r>
        <w:rPr>
          <w:rFonts w:hint="default" w:ascii="Times New Roman" w:hAnsi="Times New Roman" w:cs="Times New Roman"/>
        </w:rPr>
        <w:t>径的加权求和。</w:t>
      </w:r>
    </w:p>
    <w:p w14:paraId="58F415ED">
      <w:pPr>
        <w:pStyle w:val="3"/>
        <w:rPr>
          <w:rFonts w:hint="default" w:ascii="Times New Roman" w:hAnsi="Times New Roman" w:cs="Times New Roman"/>
        </w:rPr>
      </w:pPr>
      <w:commentRangeStart w:id="12"/>
      <w:r>
        <w:rPr>
          <w:rFonts w:hint="default" w:ascii="Times New Roman" w:hAnsi="Times New Roman" w:cs="Times New Roman"/>
        </w:rPr>
        <w:t>统一视角：Pre-Norm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作为</w:t>
      </w:r>
      <w:r>
        <w:rPr>
          <w:rFonts w:hint="default" w:ascii="Times New Roman" w:hAnsi="Times New Roman" w:cs="Times New Roman"/>
        </w:rPr>
        <w:t xml:space="preserve"> HC </w:t>
      </w:r>
      <w:r>
        <w:rPr>
          <w:rFonts w:hint="default" w:ascii="Times New Roman" w:hAnsi="Times New Roman" w:cs="Times New Roman"/>
        </w:rPr>
        <w:t>的特例</w:t>
      </w:r>
      <w:commentRangeEnd w:id="12"/>
      <w:r>
        <w:commentReference w:id="12"/>
      </w:r>
    </w:p>
    <w:p w14:paraId="472E9E6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当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时，HC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矩阵退化为：</w:t>
      </w:r>
    </w:p>
    <w:p w14:paraId="2687A19C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  <m:scr m:val="script"/>
                </m:rPr>
                <w:rPr>
                  <w:rFonts w:hint="default" w:ascii="Times New Roman" w:hAnsi="Times New Roman" w:eastAsia="MS Mincho" w:cs="MS Mincho"/>
                  <w:b w:val="0"/>
                  <w:i w:val="0"/>
                </w:rPr>
                <m:t>ℋC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Pre-Norm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d>
            <m:dPr>
              <m:sepChr m:val=""/>
              <m:ctrlPr>
                <w:rPr>
                  <w:rFonts w:hint="default"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(7)</m:t>
          </m:r>
        </m:oMath>
      </m:oMathPara>
    </w:p>
    <w:p w14:paraId="1367C6B2">
      <w:pPr>
        <w:pStyle w:val="24"/>
        <w:rPr>
          <w:del w:id="33" w:author="高婧雅" w:date="2026-02-27T11:16:39Z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此时前向传播等价于标准</w:t>
      </w:r>
      <w:r>
        <w:rPr>
          <w:rFonts w:hint="default" w:ascii="Times New Roman" w:hAnsi="Times New Roman" w:cs="Times New Roman"/>
        </w:rPr>
        <w:t xml:space="preserve"> Pre-Norm </w:t>
      </w:r>
      <w:r>
        <w:rPr>
          <w:rFonts w:hint="default" w:ascii="Times New Roman" w:hAnsi="Times New Roman" w:cs="Times New Roman"/>
        </w:rPr>
        <w:t>残差连接。因此，HC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可视为</w:t>
      </w:r>
      <w:r>
        <w:rPr>
          <w:rFonts w:hint="default" w:ascii="Times New Roman" w:hAnsi="Times New Roman" w:cs="Times New Roman"/>
        </w:rPr>
        <w:t xml:space="preserve"> Pre-Norm </w:t>
      </w:r>
      <w:r>
        <w:rPr>
          <w:rFonts w:hint="default" w:ascii="Times New Roman" w:hAnsi="Times New Roman" w:cs="Times New Roman"/>
        </w:rPr>
        <w:t>的广义扩展。</w:t>
      </w:r>
    </w:p>
    <w:p w14:paraId="1367C6B2">
      <w:pPr>
        <w:pStyle w:val="24"/>
        <w:rPr>
          <w:rFonts w:hint="default" w:ascii="Times New Roman" w:hAnsi="Times New Roman" w:cs="Times New Roman"/>
        </w:rPr>
        <w:pPrChange w:id="34" w:author="高婧雅" w:date="2026-02-27T11:16:39Z">
          <w:pPr>
            <w:pStyle w:val="3"/>
          </w:pPr>
        </w:pPrChange>
      </w:pPr>
      <w:r>
        <w:rPr>
          <w:rFonts w:hint="default" w:ascii="Times New Roman" w:hAnsi="Times New Roman" w:cs="Times New Roman"/>
        </w:rPr>
        <w:t>类似地，Post-Norm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也可表示为</w:t>
      </w:r>
      <w:r>
        <w:rPr>
          <w:rFonts w:hint="default" w:ascii="Times New Roman" w:hAnsi="Times New Roman" w:cs="Times New Roman"/>
        </w:rPr>
        <w:t xml:space="preserve"> HC </w:t>
      </w:r>
      <w:r>
        <w:rPr>
          <w:rFonts w:hint="default" w:ascii="Times New Roman" w:hAnsi="Times New Roman" w:cs="Times New Roman"/>
        </w:rPr>
        <w:t>的特殊配置，其权重依赖于输入/输出方差比。</w:t>
      </w:r>
    </w:p>
    <w:p w14:paraId="2FB43AFA">
      <w:pPr>
        <w:pStyle w:val="3"/>
        <w:rPr>
          <w:rFonts w:hint="default" w:ascii="Times New Roman" w:hAnsi="Times New Roman" w:cs="Times New Roman"/>
        </w:rPr>
      </w:pPr>
      <w:commentRangeStart w:id="13"/>
      <w:r>
        <w:rPr>
          <w:rFonts w:hint="default" w:ascii="Times New Roman" w:hAnsi="Times New Roman" w:cs="Times New Roman"/>
        </w:rPr>
        <w:t>动态超连接（Dynamic</w:t>
      </w:r>
      <w:r>
        <w:rPr>
          <w:rFonts w:hint="default" w:ascii="Times New Roman" w:hAnsi="Times New Roman" w:cs="Times New Roman"/>
        </w:rPr>
        <w:t xml:space="preserve"> Hyper-Connections, </w:t>
      </w:r>
      <w:r>
        <w:rPr>
          <w:rFonts w:hint="default" w:ascii="Times New Roman" w:hAnsi="Times New Roman" w:cs="Times New Roman"/>
        </w:rPr>
        <w:t>DHC）</w:t>
      </w:r>
      <w:commentRangeEnd w:id="13"/>
      <w:r>
        <w:commentReference w:id="13"/>
      </w:r>
    </w:p>
    <w:p w14:paraId="2F72760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HC </w:t>
      </w:r>
      <w:r>
        <w:rPr>
          <w:rFonts w:hint="default" w:ascii="Times New Roman" w:hAnsi="Times New Roman" w:cs="Times New Roman"/>
        </w:rPr>
        <w:t>进一步支持</w:t>
      </w:r>
      <w:bookmarkStart w:id="56" w:name="_GoBack"/>
      <w:bookmarkEnd w:id="56"/>
      <w:r>
        <w:rPr>
          <w:rFonts w:hint="default" w:ascii="Times New Roman" w:hAnsi="Times New Roman" w:cs="Times New Roman"/>
        </w:rPr>
        <w:t>输入依赖的动态权重：</w:t>
      </w:r>
    </w:p>
    <w:p w14:paraId="3062281E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  <m:sty m:val="p"/>
              <m:scr m:val="script"/>
            </m:rPr>
            <w:rPr>
              <w:rFonts w:hint="default" w:ascii="Times New Roman" w:hAnsi="Times New Roman" w:eastAsia="MS Mincho" w:cs="MS Mincho"/>
              <w:b w:val="0"/>
              <w:i w:val="0"/>
            </w:rPr>
            <m:t>ℬ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H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s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β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∘tanh(</m:t>
          </m:r>
          <m:acc>
            <m:accPr>
              <m:chr m:val="‾"/>
              <m:ctrlPr>
                <w:rPr>
                  <w:rFonts w:hint="default" w:ascii="Cambria Math" w:hAnsi="Cambria Math" w:cs="Times New Roman"/>
                </w:rPr>
              </m:ctrlPr>
            </m:acc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</m:acc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β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)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⊤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+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(8)</m:t>
          </m:r>
        </m:oMath>
      </m:oMathPara>
    </w:p>
    <w:p w14:paraId="7982B7B8">
      <w:pPr>
        <w:pStyle w:val="24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  <m:scr m:val="script"/>
                </m:rPr>
                <w:rPr>
                  <w:rFonts w:hint="default" w:ascii="Times New Roman" w:hAnsi="Times New Roman" w:eastAsia="MS Mincho" w:cs="MS Mincho"/>
                  <w:b w:val="0"/>
                  <w:i w:val="0"/>
                </w:rPr>
                <m:t>A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m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H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s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α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∘tanh(</m:t>
          </m:r>
          <m:acc>
            <m:accPr>
              <m:chr m:val="‾"/>
              <m:ctrlPr>
                <w:rPr>
                  <w:rFonts w:hint="default" w:ascii="Cambria Math" w:hAnsi="Cambria Math" w:cs="Times New Roman"/>
                </w:rPr>
              </m:ctrlPr>
            </m:acc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</m:acc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m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A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m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(9)</m:t>
          </m:r>
        </m:oMath>
      </m:oMathPara>
    </w:p>
    <w:p w14:paraId="4B3BDDC4">
      <w:pPr>
        <w:pStyle w:val="24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  <m:scr m:val="script"/>
                </m:rPr>
                <w:rPr>
                  <w:rFonts w:hint="default" w:ascii="Times New Roman" w:hAnsi="Times New Roman" w:eastAsia="MS Mincho" w:cs="MS Mincho"/>
                  <w:b w:val="0"/>
                  <w:i w:val="0"/>
                </w:rPr>
                <m:t>A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r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H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s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α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∘tanh(</m:t>
          </m:r>
          <m:acc>
            <m:accPr>
              <m:chr m:val="‾"/>
              <m:ctrlPr>
                <w:rPr>
                  <w:rFonts w:hint="default" w:ascii="Cambria Math" w:hAnsi="Cambria Math" w:cs="Times New Roman"/>
                </w:rPr>
              </m:ctrlPr>
            </m:acc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</m:acc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r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A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r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(10)</m:t>
          </m:r>
        </m:oMath>
      </m:oMathPara>
    </w:p>
    <w:p w14:paraId="2D7F62A1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</w:t>
      </w:r>
      <w:r>
        <w:rPr>
          <w:rFonts w:hint="default" w:ascii="Times New Roman" w:hAnsi="Times New Roman" w:cs="Times New Roman"/>
        </w:rPr>
        <w:t xml:space="preserve"> </w:t>
      </w:r>
      <m:oMath>
        <m:acc>
          <m:accPr>
            <m:chr m:val="‾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为归一化后的隐状态，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β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为可学习的投影矩阵，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β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为缩放因子。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tanh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激活限制动态偏移量在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[−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]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范围内。</w:t>
      </w:r>
    </w:p>
    <w:p w14:paraId="0FA454F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HC </w:t>
      </w:r>
      <w:r>
        <w:rPr>
          <w:rFonts w:hint="default" w:ascii="Times New Roman" w:hAnsi="Times New Roman" w:cs="Times New Roman"/>
        </w:rPr>
        <w:t>初始化策略</w:t>
      </w:r>
    </w:p>
    <w:p w14:paraId="1498255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为确保训练初期行为与</w:t>
      </w:r>
      <w:r>
        <w:rPr>
          <w:rFonts w:hint="default" w:ascii="Times New Roman" w:hAnsi="Times New Roman" w:cs="Times New Roman"/>
        </w:rPr>
        <w:t xml:space="preserve"> Pre-Norm </w:t>
      </w:r>
      <w:r>
        <w:rPr>
          <w:rFonts w:hint="default" w:ascii="Times New Roman" w:hAnsi="Times New Roman" w:cs="Times New Roman"/>
        </w:rPr>
        <w:t>一致：</w:t>
      </w:r>
    </w:p>
    <w:p w14:paraId="23ABC64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动态参数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β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初始化为零</w:t>
      </w:r>
    </w:p>
    <w:p w14:paraId="672A72F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静态矩阵按层索引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设置：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×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 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mod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 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×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</w:p>
    <w:p w14:paraId="698E965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输出权重缩放</w:t>
      </w:r>
      <w:r>
        <w:rPr>
          <w:rFonts w:hint="default" w:ascii="Times New Roman" w:hAnsi="Times New Roman" w:cs="Times New Roman"/>
        </w:rPr>
        <w:t xml:space="preserve"> 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以维持方差一致性</w:t>
      </w:r>
    </w:p>
    <w:p w14:paraId="6820EE05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HC </w:t>
      </w:r>
      <w:r>
        <w:rPr>
          <w:rFonts w:hint="default" w:ascii="Times New Roman" w:hAnsi="Times New Roman" w:cs="Times New Roman"/>
        </w:rPr>
        <w:t>扩展率实验</w:t>
      </w:r>
    </w:p>
    <w:p w14:paraId="29FFAF7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字节跳动团队在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OLMo-1B（500B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tokens）上验证了不同扩展率的效果：</w:t>
      </w:r>
    </w:p>
    <w:p w14:paraId="7349786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表1：不同扩展率下的</w:t>
      </w:r>
      <w:r>
        <w:rPr>
          <w:rFonts w:hint="default" w:ascii="Times New Roman" w:hAnsi="Times New Roman" w:cs="Times New Roman"/>
        </w:rPr>
        <w:t xml:space="preserve"> HC </w:t>
      </w:r>
      <w:r>
        <w:rPr>
          <w:rFonts w:hint="default" w:ascii="Times New Roman" w:hAnsi="Times New Roman" w:cs="Times New Roman"/>
        </w:rPr>
        <w:t>性能（OLMo-1B,</w:t>
      </w:r>
      <w:r>
        <w:rPr>
          <w:rFonts w:hint="default" w:ascii="Times New Roman" w:hAnsi="Times New Roman" w:cs="Times New Roman"/>
        </w:rPr>
        <w:t xml:space="preserve"> 500B </w:t>
      </w:r>
      <w:r>
        <w:rPr>
          <w:rFonts w:hint="default" w:ascii="Times New Roman" w:hAnsi="Times New Roman" w:cs="Times New Roman"/>
        </w:rPr>
        <w:t>tokens）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1530"/>
        <w:gridCol w:w="1530"/>
        <w:gridCol w:w="2376"/>
      </w:tblGrid>
      <w:tr w14:paraId="0F978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59E00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扩展率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</m:oMath>
          </w:p>
        </w:tc>
        <w:tc>
          <w:p w14:paraId="1720EF0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V2 </w:t>
            </w:r>
            <w:r>
              <w:rPr>
                <w:rFonts w:hint="default" w:ascii="Times New Roman" w:hAnsi="Times New Roman" w:cs="Times New Roman"/>
              </w:rPr>
              <w:t>验证损失</w:t>
            </w:r>
          </w:p>
        </w:tc>
        <w:tc>
          <w:p w14:paraId="7DE05C5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V3 </w:t>
            </w:r>
            <w:r>
              <w:rPr>
                <w:rFonts w:hint="default" w:ascii="Times New Roman" w:hAnsi="Times New Roman" w:cs="Times New Roman"/>
              </w:rPr>
              <w:t>验证损失</w:t>
            </w:r>
          </w:p>
        </w:tc>
        <w:tc>
          <w:p w14:paraId="02386FD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下游任务平均准确率</w:t>
            </w:r>
          </w:p>
        </w:tc>
      </w:tr>
      <w:tr w14:paraId="70285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44292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1（Pre-Norm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等价）</w:t>
            </w:r>
          </w:p>
        </w:tc>
        <w:tc>
          <w:p w14:paraId="3534F27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2.819</w:t>
            </w:r>
          </w:p>
        </w:tc>
        <w:tc>
          <w:p w14:paraId="5F164AA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2.556</w:t>
            </w:r>
          </w:p>
        </w:tc>
        <w:tc>
          <w:p w14:paraId="279949D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62.3%</w:t>
            </w:r>
          </w:p>
        </w:tc>
      </w:tr>
      <w:tr w14:paraId="31385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62E5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p w14:paraId="13F2533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2.802</w:t>
            </w:r>
          </w:p>
        </w:tc>
        <w:tc>
          <w:p w14:paraId="448D663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2.534</w:t>
            </w:r>
          </w:p>
        </w:tc>
        <w:tc>
          <w:p w14:paraId="34E946A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63.0%</w:t>
            </w:r>
          </w:p>
        </w:tc>
      </w:tr>
      <w:tr w14:paraId="52246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12677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p w14:paraId="3AA01BA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2.781</w:t>
            </w:r>
          </w:p>
        </w:tc>
        <w:tc>
          <w:p w14:paraId="1AA5638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2.515</w:t>
            </w:r>
          </w:p>
        </w:tc>
        <w:tc>
          <w:p w14:paraId="388E31E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63.8%</w:t>
            </w:r>
          </w:p>
        </w:tc>
      </w:tr>
      <w:tr w14:paraId="4EA03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BDFF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p w14:paraId="54D34C9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2.778</w:t>
            </w:r>
          </w:p>
        </w:tc>
        <w:tc>
          <w:p w14:paraId="43A0678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2.516</w:t>
            </w:r>
          </w:p>
        </w:tc>
        <w:tc>
          <w:p w14:paraId="6A7F492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62.8%</w:t>
            </w:r>
          </w:p>
        </w:tc>
      </w:tr>
    </w:tbl>
    <w:p w14:paraId="342CA81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最优扩展率为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4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8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虽然验证损失略低，但下游任务准确率反而下降，表明过度扩展引入了冗余参数。</w:t>
      </w:r>
    </w:p>
    <w:p w14:paraId="0750CB9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表2：静态</w:t>
      </w:r>
      <w:r>
        <w:rPr>
          <w:rFonts w:hint="default" w:ascii="Times New Roman" w:hAnsi="Times New Roman" w:cs="Times New Roman"/>
        </w:rPr>
        <w:t xml:space="preserve"> HC vs </w:t>
      </w:r>
      <w:r>
        <w:rPr>
          <w:rFonts w:hint="default" w:ascii="Times New Roman" w:hAnsi="Times New Roman" w:cs="Times New Roman"/>
        </w:rPr>
        <w:t>动态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HC（OLMo-1B,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4</m:t>
        </m:r>
      </m:oMath>
      <w:r>
        <w:rPr>
          <w:rFonts w:hint="default" w:ascii="Times New Roman" w:hAnsi="Times New Roman" w:cs="Times New Roman"/>
        </w:rPr>
        <w:t xml:space="preserve">, 500B </w:t>
      </w:r>
      <w:r>
        <w:rPr>
          <w:rFonts w:hint="default" w:ascii="Times New Roman" w:hAnsi="Times New Roman" w:cs="Times New Roman"/>
        </w:rPr>
        <w:t>tokens）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1530"/>
        <w:gridCol w:w="1530"/>
        <w:gridCol w:w="1656"/>
      </w:tblGrid>
      <w:tr w14:paraId="7EA09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D8233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变体</w:t>
            </w:r>
          </w:p>
        </w:tc>
        <w:tc>
          <w:p w14:paraId="7C27C64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V2 </w:t>
            </w:r>
            <w:r>
              <w:rPr>
                <w:rFonts w:hint="default" w:ascii="Times New Roman" w:hAnsi="Times New Roman" w:cs="Times New Roman"/>
              </w:rPr>
              <w:t>验证损失</w:t>
            </w:r>
          </w:p>
        </w:tc>
        <w:tc>
          <w:p w14:paraId="5746046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V3 </w:t>
            </w:r>
            <w:r>
              <w:rPr>
                <w:rFonts w:hint="default" w:ascii="Times New Roman" w:hAnsi="Times New Roman" w:cs="Times New Roman"/>
              </w:rPr>
              <w:t>验证损失</w:t>
            </w:r>
          </w:p>
        </w:tc>
        <w:tc>
          <w:p w14:paraId="6DF88CE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备注</w:t>
            </w:r>
          </w:p>
        </w:tc>
      </w:tr>
      <w:tr w14:paraId="01715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0D82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SHC×4（静态）</w:t>
            </w:r>
          </w:p>
        </w:tc>
        <w:tc>
          <w:p w14:paraId="38CBC25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2.791</w:t>
            </w:r>
          </w:p>
        </w:tc>
        <w:tc>
          <w:p w14:paraId="4BF4BAE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56D0F0B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固定权重</w:t>
            </w:r>
          </w:p>
        </w:tc>
      </w:tr>
      <w:tr w14:paraId="6E1B7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02819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DHC×4（动态）</w:t>
            </w:r>
          </w:p>
        </w:tc>
        <w:tc>
          <w:p w14:paraId="68BBBFF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2.781</w:t>
            </w:r>
          </w:p>
        </w:tc>
        <w:tc>
          <w:p w14:paraId="7B2F01A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2.515</w:t>
            </w:r>
          </w:p>
        </w:tc>
        <w:tc>
          <w:p w14:paraId="7DD4EC2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输入依赖权重</w:t>
            </w:r>
          </w:p>
        </w:tc>
      </w:tr>
      <w:tr w14:paraId="7B213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3D022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DHC×4（无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tanh）</w:t>
            </w:r>
          </w:p>
        </w:tc>
        <w:tc>
          <w:p w14:paraId="43CDDA5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2.787</w:t>
            </w:r>
          </w:p>
        </w:tc>
        <w:tc>
          <w:p w14:paraId="0C58B45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28945DB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动态偏移无界</w:t>
            </w:r>
          </w:p>
        </w:tc>
      </w:tr>
    </w:tbl>
    <w:p w14:paraId="7B1539C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动态版本（DHC）在所有配置下优于静态版本（SHC），但去除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tanh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约束后性能下降，暗示无界动态权重存在稳定性风险——这预示了</w:t>
      </w:r>
      <w:r>
        <w:rPr>
          <w:rFonts w:hint="default" w:ascii="Times New Roman" w:hAnsi="Times New Roman" w:cs="Times New Roman"/>
        </w:rPr>
        <w:t xml:space="preserve"> mHC </w:t>
      </w:r>
      <w:r>
        <w:rPr>
          <w:rFonts w:hint="default" w:ascii="Times New Roman" w:hAnsi="Times New Roman" w:cs="Times New Roman"/>
        </w:rPr>
        <w:t>要解决的核心问题。</w:t>
      </w:r>
    </w:p>
    <w:p w14:paraId="3503530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HC </w:t>
      </w:r>
      <w:r>
        <w:rPr>
          <w:rFonts w:hint="default" w:ascii="Times New Roman" w:hAnsi="Times New Roman" w:cs="Times New Roman"/>
        </w:rPr>
        <w:t>在大规模模型上的验证</w:t>
      </w:r>
    </w:p>
    <w:p w14:paraId="7F7A22D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表3：HC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在</w:t>
      </w:r>
      <w:r>
        <w:rPr>
          <w:rFonts w:hint="default" w:ascii="Times New Roman" w:hAnsi="Times New Roman" w:cs="Times New Roman"/>
        </w:rPr>
        <w:t xml:space="preserve"> 7B </w:t>
      </w:r>
      <w:r>
        <w:rPr>
          <w:rFonts w:hint="default" w:ascii="Times New Roman" w:hAnsi="Times New Roman" w:cs="Times New Roman"/>
        </w:rPr>
        <w:t>参数规模的性能（OLMo-7B,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DHC×4）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836"/>
        <w:gridCol w:w="979"/>
        <w:gridCol w:w="2136"/>
      </w:tblGrid>
      <w:tr w14:paraId="7BA5C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C0E37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</w:t>
            </w:r>
          </w:p>
        </w:tc>
        <w:tc>
          <w:p w14:paraId="3F5ADF8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基线</w:t>
            </w:r>
          </w:p>
        </w:tc>
        <w:tc>
          <w:p w14:paraId="673E27C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DHC×4</w:t>
            </w:r>
          </w:p>
        </w:tc>
        <w:tc>
          <w:p w14:paraId="7813FD4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改进</w:t>
            </w:r>
          </w:p>
        </w:tc>
      </w:tr>
      <w:tr w14:paraId="6D461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E3A38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V2 </w:t>
            </w:r>
            <w:r>
              <w:rPr>
                <w:rFonts w:hint="default" w:ascii="Times New Roman" w:hAnsi="Times New Roman" w:cs="Times New Roman"/>
              </w:rPr>
              <w:t>验证损失</w:t>
            </w:r>
          </w:p>
        </w:tc>
        <w:tc>
          <w:p w14:paraId="5D3C3D0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0A54883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2725415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-0.022</w:t>
            </w:r>
          </w:p>
        </w:tc>
      </w:tr>
      <w:tr w14:paraId="670D1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1A723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下游任务平均</w:t>
            </w:r>
          </w:p>
        </w:tc>
        <w:tc>
          <w:p w14:paraId="023114A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70.1%</w:t>
            </w:r>
          </w:p>
        </w:tc>
        <w:tc>
          <w:p w14:paraId="666738D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71.0%</w:t>
            </w:r>
          </w:p>
        </w:tc>
        <w:tc>
          <w:p w14:paraId="43B119D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+0.9%</w:t>
            </w:r>
          </w:p>
        </w:tc>
      </w:tr>
      <w:tr w14:paraId="73E33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DC745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训练</w:t>
            </w:r>
            <w:r>
              <w:rPr>
                <w:rFonts w:hint="default" w:ascii="Times New Roman" w:hAnsi="Times New Roman" w:cs="Times New Roman"/>
              </w:rPr>
              <w:t xml:space="preserve"> 400B tokens </w:t>
            </w:r>
            <w:r>
              <w:rPr>
                <w:rFonts w:hint="default" w:ascii="Times New Roman" w:hAnsi="Times New Roman" w:cs="Times New Roman"/>
              </w:rPr>
              <w:t>后</w:t>
            </w:r>
          </w:p>
        </w:tc>
        <w:tc>
          <w:p w14:paraId="3B226E1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2AC07C6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15D58FC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改进持续，不衰减</w:t>
            </w:r>
          </w:p>
        </w:tc>
      </w:tr>
    </w:tbl>
    <w:p w14:paraId="6077172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表4：HC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在</w:t>
      </w:r>
      <w:r>
        <w:rPr>
          <w:rFonts w:hint="default" w:ascii="Times New Roman" w:hAnsi="Times New Roman" w:cs="Times New Roman"/>
        </w:rPr>
        <w:t xml:space="preserve"> MoE </w:t>
      </w:r>
      <w:r>
        <w:rPr>
          <w:rFonts w:hint="default" w:ascii="Times New Roman" w:hAnsi="Times New Roman" w:cs="Times New Roman"/>
        </w:rPr>
        <w:t>模型的性能（OLMoE-1B-7B,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DHC×4）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836"/>
        <w:gridCol w:w="979"/>
        <w:gridCol w:w="956"/>
      </w:tblGrid>
      <w:tr w14:paraId="7FD86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49087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指标</w:t>
            </w:r>
          </w:p>
        </w:tc>
        <w:tc>
          <w:p w14:paraId="558D38E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基线</w:t>
            </w:r>
          </w:p>
        </w:tc>
        <w:tc>
          <w:p w14:paraId="0129AA8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DHC×4</w:t>
            </w:r>
          </w:p>
        </w:tc>
        <w:tc>
          <w:p w14:paraId="7BBE82A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改进</w:t>
            </w:r>
          </w:p>
        </w:tc>
      </w:tr>
      <w:tr w14:paraId="77D5B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E4B60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收敛速度</w:t>
            </w:r>
          </w:p>
        </w:tc>
        <w:tc>
          <w:p w14:paraId="436CDB4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1.0×</w:t>
            </w:r>
          </w:p>
        </w:tc>
        <w:tc>
          <w:p w14:paraId="612F8A1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1.8×</w:t>
            </w:r>
          </w:p>
        </w:tc>
        <w:tc>
          <w:p w14:paraId="17D5C04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快</w:t>
            </w:r>
            <w:r>
              <w:rPr>
                <w:rFonts w:hint="default" w:ascii="Times New Roman" w:hAnsi="Times New Roman" w:cs="Times New Roman"/>
              </w:rPr>
              <w:t xml:space="preserve"> 80%</w:t>
            </w:r>
          </w:p>
        </w:tc>
      </w:tr>
      <w:tr w14:paraId="56998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6C10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ARC-Challenge</w:t>
            </w:r>
          </w:p>
        </w:tc>
        <w:tc>
          <w:p w14:paraId="255C555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41.8%</w:t>
            </w:r>
          </w:p>
        </w:tc>
        <w:tc>
          <w:p w14:paraId="310E7EF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47.8%</w:t>
            </w:r>
          </w:p>
        </w:tc>
        <w:tc>
          <w:p w14:paraId="01DAE59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+6.0%</w:t>
            </w:r>
          </w:p>
        </w:tc>
      </w:tr>
      <w:tr w14:paraId="15182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BA35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MMLU Var</w:t>
            </w:r>
          </w:p>
        </w:tc>
        <w:tc>
          <w:p w14:paraId="068952C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0FB0F43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78108ED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+1.2%</w:t>
            </w:r>
          </w:p>
        </w:tc>
      </w:tr>
    </w:tbl>
    <w:p w14:paraId="10803B2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HC </w:t>
      </w:r>
      <w:r>
        <w:rPr>
          <w:rFonts w:hint="default" w:ascii="Times New Roman" w:hAnsi="Times New Roman" w:cs="Times New Roman"/>
        </w:rPr>
        <w:t>在</w:t>
      </w:r>
      <w:r>
        <w:rPr>
          <w:rFonts w:hint="default" w:ascii="Times New Roman" w:hAnsi="Times New Roman" w:cs="Times New Roman"/>
        </w:rPr>
        <w:t xml:space="preserve"> MoE </w:t>
      </w:r>
      <w:r>
        <w:rPr>
          <w:rFonts w:hint="default" w:ascii="Times New Roman" w:hAnsi="Times New Roman" w:cs="Times New Roman"/>
        </w:rPr>
        <w:t>架构上的收敛加速效果尤为显著（1.8×），表明多路径残差连接与条件计算具有协同效应。</w:t>
      </w:r>
    </w:p>
    <w:bookmarkEnd w:id="5"/>
    <w:p w14:paraId="2E48116A">
      <w:pPr>
        <w:pStyle w:val="6"/>
        <w:rPr>
          <w:rFonts w:hint="default" w:ascii="Times New Roman" w:hAnsi="Times New Roman" w:cs="Times New Roman"/>
        </w:rPr>
      </w:pPr>
      <w:bookmarkStart w:id="6" w:name="X8075ca3f5556f4553fced1c569ce9dc98a5c176"/>
      <w:r>
        <w:rPr>
          <w:rFonts w:hint="default" w:ascii="Times New Roman" w:hAnsi="Times New Roman" w:cs="Times New Roman"/>
        </w:rPr>
        <w:t xml:space="preserve">4.1.1.3 HC </w:t>
      </w:r>
      <w:r>
        <w:rPr>
          <w:rFonts w:hint="default" w:ascii="Times New Roman" w:hAnsi="Times New Roman" w:cs="Times New Roman"/>
        </w:rPr>
        <w:t>的根本性工程缺陷</w:t>
      </w:r>
    </w:p>
    <w:p w14:paraId="5FA51EE6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HC </w:t>
      </w:r>
      <w:r>
        <w:rPr>
          <w:rFonts w:hint="default" w:ascii="Times New Roman" w:hAnsi="Times New Roman" w:cs="Times New Roman"/>
        </w:rPr>
        <w:t>架构的核心问题在于：无约束可学习矩阵导致的信号增益发散。</w:t>
      </w:r>
    </w:p>
    <w:p w14:paraId="7039C46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层网络的复合增益矩阵为：</w:t>
      </w:r>
    </w:p>
    <w:p w14:paraId="3DDA16A8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G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L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nary>
            <m:naryPr>
              <m:chr m:val="∏"/>
              <m:limLoc m:val="undOvr"/>
              <m:ctrlPr>
                <w:rPr>
                  <w:rFonts w:hint="default" w:ascii="Cambria Math" w:hAnsi="Cambria Math" w:cs="Times New Roman"/>
                </w:rPr>
              </m:ctrlPr>
            </m:naryPr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ℓ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=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1</m:t>
              </m:r>
              <m:ctrlPr>
                <w:rPr>
                  <w:rFonts w:hint="default" w:ascii="Cambria Math" w:hAnsi="Cambria Math" w:cs="Times New Roman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L</m:t>
              </m:r>
              <m:ctrlPr>
                <w:rPr>
                  <w:rFonts w:hint="default" w:ascii="Cambria Math" w:hAnsi="Cambria Math" w:cs="Times New Roma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p"/>
                      <m:scr m:val="script"/>
                    </m:rPr>
                    <w:rPr>
                      <w:rFonts w:hint="default" w:ascii="Times New Roman" w:hAnsi="Times New Roman" w:eastAsia="MS Mincho" w:cs="MS Mincho"/>
                      <w:b w:val="0"/>
                      <w:i w:val="0"/>
                    </w:rPr>
                    <m:t>ℋC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ℓ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(11)</m:t>
          </m:r>
        </m:oMath>
      </m:oMathPara>
    </w:p>
    <w:p w14:paraId="7C82CD73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对于无约束矩阵，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ℋC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ℓ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∥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可能大于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1。即使单层增益仅为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1.05（看似无害），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60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层累积后：</w:t>
      </w:r>
    </w:p>
    <w:p w14:paraId="7D4D573C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∥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G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60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∥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2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≤</m:t>
          </m:r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1.05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60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≈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18.7  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(12)</m:t>
          </m:r>
        </m:oMath>
      </m:oMathPara>
    </w:p>
    <w:p w14:paraId="0D9C06F6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实际训练中，由于梯度反馈导致权重持续偏移，单层增益可远超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1.05，最终复合增益在</w:t>
      </w:r>
      <w:r>
        <w:rPr>
          <w:rFonts w:hint="default" w:ascii="Times New Roman" w:hAnsi="Times New Roman" w:cs="Times New Roman"/>
        </w:rPr>
        <w:t xml:space="preserve"> 27B </w:t>
      </w:r>
      <w:r>
        <w:rPr>
          <w:rFonts w:hint="default" w:ascii="Times New Roman" w:hAnsi="Times New Roman" w:cs="Times New Roman"/>
        </w:rPr>
        <w:t>模型上观测到</w:t>
      </w:r>
      <w:r>
        <w:rPr>
          <w:rFonts w:hint="default" w:ascii="Times New Roman" w:hAnsi="Times New Roman" w:cs="Times New Roman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∼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量级的爆发，表现为：</w:t>
      </w:r>
    </w:p>
    <w:p w14:paraId="0792A123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训练约</w:t>
      </w:r>
      <w:r>
        <w:rPr>
          <w:rFonts w:hint="default" w:ascii="Times New Roman" w:hAnsi="Times New Roman" w:cs="Times New Roman"/>
        </w:rPr>
        <w:t xml:space="preserve"> 12k </w:t>
      </w:r>
      <w:r>
        <w:rPr>
          <w:rFonts w:hint="default" w:ascii="Times New Roman" w:hAnsi="Times New Roman" w:cs="Times New Roman"/>
        </w:rPr>
        <w:t>步后出现突发性损失飙升（Loss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Surge）</w:t>
      </w:r>
    </w:p>
    <w:p w14:paraId="06C13A60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梯度范数剧烈振荡，与损失飙升高度相关</w:t>
      </w:r>
    </w:p>
    <w:p w14:paraId="330D9E4F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训练崩溃不可恢复</w:t>
      </w:r>
    </w:p>
    <w:p w14:paraId="00869EEF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该问题本质在于：HC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引入多路径后破坏了残差连接的恒等映射性质——当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  <m:scr m:val="script"/>
          </m:rPr>
          <w:rPr>
            <w:rFonts w:hint="default" w:ascii="Times New Roman" w:hAnsi="Times New Roman" w:eastAsia="MS Mincho" w:cs="MS Mincho"/>
            <w:b w:val="0"/>
            <w:i w:val="0"/>
          </w:rPr>
          <m:t>ℱ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0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时，输出不再等价于输入，而是经历了不可控的线性变换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。</w:t>
      </w:r>
    </w:p>
    <w:bookmarkEnd w:id="3"/>
    <w:bookmarkEnd w:id="6"/>
    <w:p w14:paraId="3101E5A0">
      <w:pPr>
        <w:pStyle w:val="5"/>
        <w:rPr>
          <w:rFonts w:hint="default" w:ascii="Times New Roman" w:hAnsi="Times New Roman" w:cs="Times New Roman"/>
        </w:rPr>
      </w:pPr>
      <w:bookmarkStart w:id="7" w:name="Xfd52ff96586c7edab90051d85641939bf9873a0"/>
      <w:r>
        <w:rPr>
          <w:rFonts w:hint="default" w:ascii="Times New Roman" w:hAnsi="Times New Roman" w:cs="Times New Roman"/>
        </w:rPr>
        <w:t xml:space="preserve">4.1.2 mHC </w:t>
      </w:r>
      <w:r>
        <w:rPr>
          <w:rFonts w:hint="default" w:ascii="Times New Roman" w:hAnsi="Times New Roman" w:cs="Times New Roman"/>
        </w:rPr>
        <w:t>架构设计</w:t>
      </w:r>
    </w:p>
    <w:p w14:paraId="2F553237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2025 </w:t>
      </w:r>
      <w:r>
        <w:rPr>
          <w:rFonts w:hint="default" w:ascii="Times New Roman" w:hAnsi="Times New Roman" w:cs="Times New Roman"/>
        </w:rPr>
        <w:t>年</w:t>
      </w:r>
      <w:r>
        <w:rPr>
          <w:rFonts w:hint="default" w:ascii="Times New Roman" w:hAnsi="Times New Roman" w:cs="Times New Roman"/>
        </w:rPr>
        <w:t xml:space="preserve"> 12 </w:t>
      </w:r>
      <w:r>
        <w:rPr>
          <w:rFonts w:hint="default" w:ascii="Times New Roman" w:hAnsi="Times New Roman" w:cs="Times New Roman"/>
        </w:rPr>
        <w:t>月</w:t>
      </w:r>
      <w:r>
        <w:rPr>
          <w:rFonts w:hint="default" w:ascii="Times New Roman" w:hAnsi="Times New Roman" w:cs="Times New Roman"/>
        </w:rPr>
        <w:t xml:space="preserve"> 31 </w:t>
      </w:r>
      <w:r>
        <w:rPr>
          <w:rFonts w:hint="default" w:ascii="Times New Roman" w:hAnsi="Times New Roman" w:cs="Times New Roman"/>
        </w:rPr>
        <w:t>日，DeepSeek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发布技术报告《mHC:</w:t>
      </w:r>
      <w:r>
        <w:rPr>
          <w:rFonts w:hint="default" w:ascii="Times New Roman" w:hAnsi="Times New Roman" w:cs="Times New Roman"/>
        </w:rPr>
        <w:t xml:space="preserve"> Manifold-Constrained </w:t>
      </w:r>
      <w:r>
        <w:rPr>
          <w:rFonts w:hint="default" w:ascii="Times New Roman" w:hAnsi="Times New Roman" w:cs="Times New Roman"/>
        </w:rPr>
        <w:t>Hyper-Connections》（Xie</w:t>
      </w:r>
      <w:r>
        <w:rPr>
          <w:rFonts w:hint="default" w:ascii="Times New Roman" w:hAnsi="Times New Roman" w:cs="Times New Roman"/>
        </w:rPr>
        <w:t xml:space="preserve"> et al., 2025, </w:t>
      </w:r>
      <w:r>
        <w:rPr>
          <w:rFonts w:hint="default" w:ascii="Times New Roman" w:hAnsi="Times New Roman" w:cs="Times New Roman"/>
        </w:rPr>
        <w:t>arXiv:2512.24880），提出流形约束超连接（Manifold-Constrained</w:t>
      </w:r>
      <w:r>
        <w:rPr>
          <w:rFonts w:hint="default" w:ascii="Times New Roman" w:hAnsi="Times New Roman" w:cs="Times New Roman"/>
        </w:rPr>
        <w:t xml:space="preserve"> Hyper-Connections, </w:t>
      </w:r>
      <w:r>
        <w:rPr>
          <w:rFonts w:hint="default" w:ascii="Times New Roman" w:hAnsi="Times New Roman" w:cs="Times New Roman"/>
        </w:rPr>
        <w:t>mHC）架构。该工作由</w:t>
      </w:r>
      <w:r>
        <w:rPr>
          <w:rFonts w:hint="default" w:ascii="Times New Roman" w:hAnsi="Times New Roman" w:cs="Times New Roman"/>
        </w:rPr>
        <w:t xml:space="preserve"> 19 </w:t>
      </w:r>
      <w:r>
        <w:rPr>
          <w:rFonts w:hint="default" w:ascii="Times New Roman" w:hAnsi="Times New Roman" w:cs="Times New Roman"/>
        </w:rPr>
        <w:t>人团队完成，通讯作者为</w:t>
      </w:r>
      <w:r>
        <w:rPr>
          <w:rFonts w:hint="default" w:ascii="Times New Roman" w:hAnsi="Times New Roman" w:cs="Times New Roman"/>
        </w:rPr>
        <w:t xml:space="preserve"> DeepSeek </w:t>
      </w:r>
      <w:r>
        <w:rPr>
          <w:rFonts w:hint="default" w:ascii="Times New Roman" w:hAnsi="Times New Roman" w:cs="Times New Roman"/>
        </w:rPr>
        <w:t>创始人梁文峰。</w:t>
      </w:r>
    </w:p>
    <w:p w14:paraId="4E706E8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的核心创新在于：通过将残差混合矩阵投影至双随机矩阵流形（Birkhoff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多面体），恢复恒等映射性质并保证信号传播的稳定性。</w:t>
      </w:r>
    </w:p>
    <w:p w14:paraId="375DD3AD">
      <w:pPr>
        <w:pStyle w:val="6"/>
        <w:rPr>
          <w:rFonts w:hint="default" w:ascii="Times New Roman" w:hAnsi="Times New Roman" w:cs="Times New Roman"/>
        </w:rPr>
      </w:pPr>
      <w:bookmarkStart w:id="8" w:name="X5e5fe8bcf5b61e7f56efc57567dded6bf560a24"/>
      <w:r>
        <w:rPr>
          <w:rFonts w:hint="default" w:ascii="Times New Roman" w:hAnsi="Times New Roman" w:cs="Times New Roman"/>
        </w:rPr>
        <w:t xml:space="preserve">4.1.2.1 </w:t>
      </w:r>
      <w:r>
        <w:rPr>
          <w:rFonts w:hint="default" w:ascii="Times New Roman" w:hAnsi="Times New Roman" w:cs="Times New Roman"/>
        </w:rPr>
        <w:t>双随机矩阵约束</w:t>
      </w:r>
    </w:p>
    <w:p w14:paraId="6905241A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双随机矩阵（Doubly</w:t>
      </w:r>
      <w:r>
        <w:rPr>
          <w:rFonts w:hint="default" w:ascii="Times New Roman" w:hAnsi="Times New Roman" w:cs="Times New Roman"/>
        </w:rPr>
        <w:t xml:space="preserve"> Stochastic </w:t>
      </w:r>
      <w:r>
        <w:rPr>
          <w:rFonts w:hint="default" w:ascii="Times New Roman" w:hAnsi="Times New Roman" w:cs="Times New Roman"/>
        </w:rPr>
        <w:t>Matrix）定义为满足以下条件的非负方阵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ℝ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×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：</w:t>
      </w:r>
    </w:p>
    <w:p w14:paraId="7546E060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j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=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1</m:t>
              </m:r>
              <m:ctrlPr>
                <w:rPr>
                  <w:rFonts w:hint="default" w:ascii="Cambria Math" w:hAnsi="Cambria Math" w:cs="Times New Roman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ctrlPr>
                <w:rPr>
                  <w:rFonts w:hint="default" w:ascii="Cambria Math" w:hAnsi="Cambria Math" w:cs="Times New Roma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ij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1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∀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i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∈{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1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,…,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}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(13)</m:t>
          </m:r>
        </m:oMath>
      </m:oMathPara>
    </w:p>
    <w:p w14:paraId="5FBC94B7">
      <w:pPr>
        <w:pStyle w:val="24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=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1</m:t>
              </m:r>
              <m:ctrlPr>
                <w:rPr>
                  <w:rFonts w:hint="default" w:ascii="Cambria Math" w:hAnsi="Cambria Math" w:cs="Times New Roman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ctrlPr>
                <w:rPr>
                  <w:rFonts w:hint="default" w:ascii="Cambria Math" w:hAnsi="Cambria Math" w:cs="Times New Roma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ij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1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∀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j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∈{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1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,…,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}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(14)</m:t>
          </m:r>
        </m:oMath>
      </m:oMathPara>
    </w:p>
    <w:p w14:paraId="2404844A">
      <w:pPr>
        <w:pStyle w:val="24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P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ij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≥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0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∀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i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j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(15)</m:t>
          </m:r>
        </m:oMath>
      </m:oMathPara>
    </w:p>
    <w:p w14:paraId="0639D662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所有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×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双随机矩阵构成的集合称为</w:t>
      </w:r>
      <w:r>
        <w:rPr>
          <w:rFonts w:hint="default" w:ascii="Times New Roman" w:hAnsi="Times New Roman" w:cs="Times New Roman"/>
        </w:rPr>
        <w:t xml:space="preserve"> Birkhoff </w:t>
      </w:r>
      <w:r>
        <w:rPr>
          <w:rFonts w:hint="default" w:ascii="Times New Roman" w:hAnsi="Times New Roman" w:cs="Times New Roman"/>
        </w:rPr>
        <w:t>多面体（Birkhoff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Polytope），记作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。</w:t>
      </w:r>
    </w:p>
    <w:p w14:paraId="16EE185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Birkhoff-von Neumann </w:t>
      </w:r>
      <w:r>
        <w:rPr>
          <w:rFonts w:hint="default" w:ascii="Times New Roman" w:hAnsi="Times New Roman" w:cs="Times New Roman"/>
        </w:rPr>
        <w:t>定理：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的顶点集恰好是所有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×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置换矩阵的集合。即任意双随机矩阵可表示为置换矩阵的凸组合。</w:t>
      </w:r>
    </w:p>
    <w:p w14:paraId="3BA835C2">
      <w:pPr>
        <w:pStyle w:val="3"/>
        <w:rPr>
          <w:rFonts w:hint="default" w:ascii="Times New Roman" w:hAnsi="Times New Roman" w:cs="Times New Roman"/>
        </w:rPr>
      </w:pP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具有以下保证信号传播稳定性的关键性质：</w:t>
      </w:r>
    </w:p>
    <w:p w14:paraId="2DAD028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性质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1（乘法封闭性）：若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⋅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。</w:t>
      </w:r>
    </w:p>
    <w:p w14:paraId="0814688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推论</w:t>
      </w:r>
      <w:r>
        <w:rPr>
          <w:rFonts w:hint="default" w:ascii="Times New Roman" w:hAnsi="Times New Roman" w:cs="Times New Roman"/>
        </w:rPr>
        <w:t>：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层</w:t>
      </w:r>
      <w:r>
        <w:rPr>
          <w:rFonts w:hint="default" w:ascii="Times New Roman" w:hAnsi="Times New Roman" w:cs="Times New Roman"/>
        </w:rPr>
        <w:t xml:space="preserve"> mHC </w:t>
      </w:r>
      <w:r>
        <w:rPr>
          <w:rFonts w:hint="default" w:ascii="Times New Roman" w:hAnsi="Times New Roman" w:cs="Times New Roman"/>
        </w:rPr>
        <w:t>的复合增益矩阵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G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nary>
          <m:naryPr>
            <m:chr m:val="∏"/>
            <m:limLoc m:val="undOvr"/>
            <m:ctrlPr>
              <w:rPr>
                <w:rFonts w:hint="default" w:ascii="Cambria Math" w:hAnsi="Cambria Math" w:cs="Times New Roman"/>
              </w:rPr>
            </m:ctrlPr>
          </m:naryPr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ℓ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=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  <m:sty m:val="b"/>
                  </m:rPr>
                  <w:rPr>
                    <w:rFonts w:hint="default" w:ascii="Times New Roman" w:hAnsi="Times New Roman" w:cs="Times New Roman"/>
                    <w:b/>
                  </w:rPr>
                  <m:t>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ℓ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nary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仍为双随机矩阵，信号增益不会随深度累积。</w:t>
      </w:r>
    </w:p>
    <w:p w14:paraId="75127F5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性质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2（谱范数有界）：对于任意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，有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∥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∥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≤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</m:oMath>
      <w:r>
        <w:rPr>
          <w:rFonts w:hint="default" w:ascii="Times New Roman" w:hAnsi="Times New Roman" w:cs="Times New Roman"/>
        </w:rPr>
        <w:t>。</w:t>
      </w:r>
    </w:p>
    <w:p w14:paraId="66008E6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含义</w:t>
      </w:r>
      <w:r>
        <w:rPr>
          <w:rFonts w:hint="default" w:ascii="Times New Roman" w:hAnsi="Times New Roman" w:cs="Times New Roman"/>
        </w:rPr>
        <w:t>：每层变换对信号的放大率不超过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1，从根本上杜绝信号爆炸。</w:t>
      </w:r>
    </w:p>
    <w:p w14:paraId="7FE3836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性质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3（恒等映射保持）：单位矩阵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I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，且为</w:t>
      </w:r>
      <w:r>
        <w:rPr>
          <w:rFonts w:hint="default" w:ascii="Times New Roman" w:hAnsi="Times New Roman" w:cs="Times New Roman"/>
        </w:rPr>
        <w:t xml:space="preserve"> Birkhoff </w:t>
      </w:r>
      <w:r>
        <w:rPr>
          <w:rFonts w:hint="default" w:ascii="Times New Roman" w:hAnsi="Times New Roman" w:cs="Times New Roman"/>
        </w:rPr>
        <w:t>多面体的相对内点（Relative</w:t>
      </w:r>
      <w:r>
        <w:rPr>
          <w:rFonts w:hint="default" w:ascii="Times New Roman" w:hAnsi="Times New Roman" w:cs="Times New Roman"/>
        </w:rPr>
        <w:t xml:space="preserve"> Interior </w:t>
      </w:r>
      <w:r>
        <w:rPr>
          <w:rFonts w:hint="default" w:ascii="Times New Roman" w:hAnsi="Times New Roman" w:cs="Times New Roman"/>
        </w:rPr>
        <w:t>Point）。</w:t>
      </w:r>
    </w:p>
    <w:p w14:paraId="043D634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含义</w:t>
      </w:r>
      <w:r>
        <w:rPr>
          <w:rFonts w:hint="default" w:ascii="Times New Roman" w:hAnsi="Times New Roman" w:cs="Times New Roman"/>
        </w:rPr>
        <w:t>：在训练初期（权重接近初始化），mHC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自然退化为恒等映射，与标准残差连接行为一致。</w:t>
      </w:r>
    </w:p>
    <w:p w14:paraId="5029509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性质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4（信息守恒）：双随机矩阵的行和与列和均为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1，保证信号在路径间的重新分配不增加也不减少总能量。</w:t>
      </w:r>
    </w:p>
    <w:p w14:paraId="3B39F5D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上述性质的组合保证了：无论网络深度如何增加、训练如何推进，信号在层间传递时的增益始终受控于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[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]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区间。</w:t>
      </w:r>
    </w:p>
    <w:bookmarkEnd w:id="8"/>
    <w:p w14:paraId="3845EA18">
      <w:pPr>
        <w:pStyle w:val="6"/>
        <w:rPr>
          <w:rFonts w:hint="default" w:ascii="Times New Roman" w:hAnsi="Times New Roman" w:cs="Times New Roman"/>
        </w:rPr>
      </w:pPr>
      <w:bookmarkStart w:id="9" w:name="X2fe407ea28a886dfb28e7a34bd37c33ac33ff84"/>
      <w:r>
        <w:rPr>
          <w:rFonts w:hint="default" w:ascii="Times New Roman" w:hAnsi="Times New Roman" w:cs="Times New Roman"/>
        </w:rPr>
        <w:t xml:space="preserve">4.1.2.2 Sinkhorn-Knopp </w:t>
      </w:r>
      <w:r>
        <w:rPr>
          <w:rFonts w:hint="default" w:ascii="Times New Roman" w:hAnsi="Times New Roman" w:cs="Times New Roman"/>
        </w:rPr>
        <w:t>投影算法</w:t>
      </w:r>
    </w:p>
    <w:p w14:paraId="2BC277A2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采用</w:t>
      </w:r>
      <w:r>
        <w:rPr>
          <w:rFonts w:hint="default" w:ascii="Times New Roman" w:hAnsi="Times New Roman" w:cs="Times New Roman"/>
        </w:rPr>
        <w:t xml:space="preserve"> Sinkhorn-Knopp </w:t>
      </w:r>
      <w:r>
        <w:rPr>
          <w:rFonts w:hint="default" w:ascii="Times New Roman" w:hAnsi="Times New Roman" w:cs="Times New Roman"/>
        </w:rPr>
        <w:t>迭代算法（Sinkhorn,</w:t>
      </w:r>
      <w:r>
        <w:rPr>
          <w:rFonts w:hint="default" w:ascii="Times New Roman" w:hAnsi="Times New Roman" w:cs="Times New Roman"/>
        </w:rPr>
        <w:t xml:space="preserve"> 1964; Knopp, </w:t>
      </w:r>
      <w:r>
        <w:rPr>
          <w:rFonts w:hint="default" w:ascii="Times New Roman" w:hAnsi="Times New Roman" w:cs="Times New Roman"/>
        </w:rPr>
        <w:t>1967）将任意非负矩阵投影至双随机矩阵空间。该算法通过交替进行行归一化和列归一化操作实现收敛。</w:t>
      </w:r>
    </w:p>
    <w:p w14:paraId="5A3D0D7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1：Sinkhorn-Knopp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迭代</w:t>
      </w:r>
    </w:p>
    <w:p w14:paraId="18293D1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输入：非负矩阵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ℝ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≥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×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p>
        </m:sSubSup>
      </m:oMath>
      <w:r>
        <w:rPr>
          <w:rFonts w:hint="default" w:ascii="Times New Roman" w:hAnsi="Times New Roman" w:cs="Times New Roman"/>
        </w:rPr>
        <w:t>，迭代次数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</m:oMath>
    </w:p>
    <w:p w14:paraId="0C5EF05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输出：双随机矩阵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</w:p>
    <w:p w14:paraId="02985439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初始化：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(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M</m:t>
        </m:r>
      </m:oMath>
    </w:p>
    <w:p w14:paraId="629C2065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,…,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</m:oMath>
      <w:r>
        <w:rPr>
          <w:rFonts w:hint="default" w:ascii="Times New Roman" w:hAnsi="Times New Roman" w:cs="Times New Roman"/>
        </w:rPr>
        <w:t xml:space="preserve"> do</w:t>
      </w:r>
    </w:p>
    <w:p w14:paraId="712F92F7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行归一化：</w:t>
      </w:r>
      <m:oMath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ij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ij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−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/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=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p>
          <m:e>
            <m:sSubSup>
              <m:sSubSupPr>
                <m:ctrlPr>
                  <w:rPr>
                    <w:rFonts w:hint="default" w:ascii="Cambria Math" w:hAnsi="Cambria Math" w:cs="Times New Roman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ik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(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−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)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</w:rPr>
            </m:ctrlPr>
          </m:e>
        </m:nary>
      </m:oMath>
    </w:p>
    <w:p w14:paraId="4B22CCEE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列归一化：</w:t>
      </w:r>
      <m:oMath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ij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ij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/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=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p>
          <m:e>
            <m:sSubSup>
              <m:sSubSupPr>
                <m:ctrlPr>
                  <w:rPr>
                    <w:rFonts w:hint="default" w:ascii="Cambria Math" w:hAnsi="Cambria Math" w:cs="Times New Roman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kj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(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)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</w:rPr>
            </m:ctrlPr>
          </m:e>
        </m:nary>
      </m:oMath>
    </w:p>
    <w:p w14:paraId="355FD11F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return 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7B2EDE5D">
      <w:pPr>
        <w:pStyle w:val="24"/>
        <w:rPr>
          <w:rFonts w:hint="default" w:ascii="Times New Roman" w:hAnsi="Times New Roman" w:cs="Times New Roman"/>
        </w:rPr>
      </w:pPr>
    </w:p>
    <w:p w14:paraId="337519B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收敛性质：对于正矩阵（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ij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&gt;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,∀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i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  <w:r>
        <w:rPr>
          <w:rFonts w:hint="default" w:ascii="Times New Roman" w:hAnsi="Times New Roman" w:cs="Times New Roman"/>
        </w:rPr>
        <w:t>），Sinkhorn-Knopp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迭代以线性速率收敛到唯一的双随机矩阵。收敛速率由矩阵的</w:t>
      </w:r>
      <w:r>
        <w:rPr>
          <w:rFonts w:hint="default" w:ascii="Times New Roman" w:hAnsi="Times New Roman" w:cs="Times New Roman"/>
        </w:rPr>
        <w:t xml:space="preserve"> Hilbert </w:t>
      </w:r>
      <w:r>
        <w:rPr>
          <w:rFonts w:hint="default" w:ascii="Times New Roman" w:hAnsi="Times New Roman" w:cs="Times New Roman"/>
        </w:rPr>
        <w:t>度量决定：</w:t>
      </w:r>
    </w:p>
    <w:p w14:paraId="2B8282C1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d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P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)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</m:t>
          </m:r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P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∗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)≤</m:t>
          </m:r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λ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⋅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d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P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0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)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</m:t>
          </m:r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P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∗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(16)</m:t>
          </m:r>
        </m:oMath>
      </m:oMathPara>
    </w:p>
    <w:p w14:paraId="22EB7CD0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λ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为与矩阵条件数相关的收缩系数。</w:t>
      </w:r>
    </w:p>
    <w:p w14:paraId="763C3F7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迭代次数选择：实验验证表明，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20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次迭代即可达到工程精度要求。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时约束过弱（矩阵仅行随机），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≥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5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时双随机约束基本满足，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20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后继续增加迭代次数无显著改善。</w:t>
      </w:r>
    </w:p>
    <w:bookmarkEnd w:id="9"/>
    <w:p w14:paraId="1E16FC95">
      <w:pPr>
        <w:pStyle w:val="6"/>
        <w:rPr>
          <w:rFonts w:hint="default" w:ascii="Times New Roman" w:hAnsi="Times New Roman" w:cs="Times New Roman"/>
        </w:rPr>
      </w:pPr>
      <w:bookmarkStart w:id="10" w:name="X4949bb67810f2ee7c59c756b7e1c2c1bd4928ad"/>
      <w:r>
        <w:rPr>
          <w:rFonts w:hint="default" w:ascii="Times New Roman" w:hAnsi="Times New Roman" w:cs="Times New Roman"/>
        </w:rPr>
        <w:t xml:space="preserve">4.1.2.3 mHC </w:t>
      </w:r>
      <w:r>
        <w:rPr>
          <w:rFonts w:hint="default" w:ascii="Times New Roman" w:hAnsi="Times New Roman" w:cs="Times New Roman"/>
        </w:rPr>
        <w:t>前向传播完整流程</w:t>
      </w:r>
    </w:p>
    <w:p w14:paraId="0C783A1F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的前向传播包含以下步骤：</w:t>
      </w:r>
    </w:p>
    <w:p w14:paraId="26A19F3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步骤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1：原始系数计算</w:t>
      </w:r>
    </w:p>
    <w:p w14:paraId="5F0C51E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基于三组可学习映射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pre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post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res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，计算无约束的连接系数：</w:t>
      </w:r>
    </w:p>
    <w:p w14:paraId="76FFA81A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cs="Times New Roman"/>
                      <w:b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pre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pre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cs="Times New Roman"/>
                      <w:b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post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post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cs="Times New Roman"/>
                      <w:b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res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res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(17)</m:t>
          </m:r>
        </m:oMath>
      </m:oMathPara>
    </w:p>
    <w:p w14:paraId="03E5B2FC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步骤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2：非负化处理</w:t>
      </w:r>
    </w:p>
    <w:p w14:paraId="7392F18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将无约束系数转换为非负矩阵（Sinkhorn-Knopp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的前置要求）：</w:t>
      </w:r>
    </w:p>
    <w:p w14:paraId="3A8FFFA9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′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=exp(</m:t>
          </m:r>
          <m:acc>
            <m:accPr>
              <m:chr m:val="̃"/>
              <m:ctrlPr>
                <w:rPr>
                  <w:rFonts w:hint="default" w:ascii="Cambria Math" w:hAnsi="Cambria Math" w:cs="Times New Roman"/>
                </w:rPr>
              </m:ctrlPr>
            </m:acc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(18)</m:t>
          </m:r>
        </m:oMath>
      </m:oMathPara>
    </w:p>
    <w:p w14:paraId="19B57A1F">
      <w:pPr>
        <w:pStyle w:val="24"/>
        <w:rPr>
          <w:rFonts w:hint="default" w:ascii="Times New Roman" w:hAnsi="Times New Roman" w:cs="Times New Roman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exp(⋅)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保证输出严格为正，使</w:t>
      </w:r>
      <w:r>
        <w:rPr>
          <w:rFonts w:hint="default" w:ascii="Times New Roman" w:hAnsi="Times New Roman" w:cs="Times New Roman"/>
        </w:rPr>
        <w:t xml:space="preserve"> Sinkhorn-Knopp </w:t>
      </w:r>
      <w:r>
        <w:rPr>
          <w:rFonts w:hint="default" w:ascii="Times New Roman" w:hAnsi="Times New Roman" w:cs="Times New Roman"/>
        </w:rPr>
        <w:t>迭代的收敛性成立。</w:t>
      </w:r>
    </w:p>
    <w:p w14:paraId="3DC3933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步骤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3：Sinkhorn-Knopp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流形投影</w:t>
      </w:r>
    </w:p>
    <w:p w14:paraId="3B226086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W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=Sinkhorn-Knopp(</m:t>
          </m:r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′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20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(19)</m:t>
          </m:r>
        </m:oMath>
      </m:oMathPara>
    </w:p>
    <w:p w14:paraId="5F18EF12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投影后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，谱范数有界：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∥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W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∥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≤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</m:oMath>
      <w:r>
        <w:rPr>
          <w:rFonts w:hint="default" w:ascii="Times New Roman" w:hAnsi="Times New Roman" w:cs="Times New Roman"/>
        </w:rPr>
        <w:t>。</w:t>
      </w:r>
    </w:p>
    <w:p w14:paraId="4D4654C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步骤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4：残差混合与输出</w:t>
      </w:r>
    </w:p>
    <w:p w14:paraId="2D811B9E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output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W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⋅[</m:t>
          </m:r>
          <m:r>
            <m:rPr>
              <m:nor/>
              <m:sty m:val="p"/>
              <m:scr m:val="script"/>
            </m:rPr>
            <w:rPr>
              <w:rFonts w:hint="default" w:ascii="Times New Roman" w:hAnsi="Times New Roman" w:eastAsia="MS Mincho" w:cs="MS Mincho"/>
              <w:b w:val="0"/>
              <w:i w:val="0"/>
            </w:rPr>
            <m:t>ℱ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);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x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1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;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x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2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;…;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x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]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(20)</m:t>
          </m:r>
        </m:oMath>
      </m:oMathPara>
    </w:p>
    <w:p w14:paraId="17F9A280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[⋅;⋅]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表示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条路径（</w:t>
      </w:r>
      <m:oMath>
        <m:r>
          <m:rPr>
            <m:nor/>
            <m:sty m:val="p"/>
            <m:scr m:val="script"/>
          </m:rPr>
          <w:rPr>
            <w:rFonts w:hint="default" w:ascii="Times New Roman" w:hAnsi="Times New Roman" w:eastAsia="MS Mincho" w:cs="MS Mincho"/>
            <w:b w:val="0"/>
            <w:i w:val="0"/>
          </w:rPr>
          <m:t>ℱ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</w:rPr>
        <w:t xml:space="preserve"> +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条残差路径）的拼接。</w:t>
      </w:r>
    </w:p>
    <w:p w14:paraId="0B66264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步骤</w:t>
      </w:r>
      <w:r>
        <w:rPr>
          <w:rFonts w:hint="default" w:ascii="Times New Roman" w:hAnsi="Times New Roman" w:cs="Times New Roman"/>
        </w:rPr>
        <w:t xml:space="preserve"> 3 </w:t>
      </w:r>
      <w:r>
        <w:rPr>
          <w:rFonts w:hint="default" w:ascii="Times New Roman" w:hAnsi="Times New Roman" w:cs="Times New Roman"/>
        </w:rPr>
        <w:t>的流形投影是</w:t>
      </w:r>
      <w:r>
        <w:rPr>
          <w:rFonts w:hint="default" w:ascii="Times New Roman" w:hAnsi="Times New Roman" w:cs="Times New Roman"/>
        </w:rPr>
        <w:t xml:space="preserve"> mHC </w:t>
      </w:r>
      <w:r>
        <w:rPr>
          <w:rFonts w:hint="default" w:ascii="Times New Roman" w:hAnsi="Times New Roman" w:cs="Times New Roman"/>
        </w:rPr>
        <w:t>区别于</w:t>
      </w:r>
      <w:r>
        <w:rPr>
          <w:rFonts w:hint="default" w:ascii="Times New Roman" w:hAnsi="Times New Roman" w:cs="Times New Roman"/>
        </w:rPr>
        <w:t xml:space="preserve"> HC </w:t>
      </w:r>
      <w:r>
        <w:rPr>
          <w:rFonts w:hint="default" w:ascii="Times New Roman" w:hAnsi="Times New Roman" w:cs="Times New Roman"/>
        </w:rPr>
        <w:t>的核心差异点。HC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直接使用</w:t>
      </w:r>
      <w:r>
        <w:rPr>
          <w:rFonts w:hint="default" w:ascii="Times New Roman" w:hAnsi="Times New Roman" w:cs="Times New Roman"/>
        </w:rPr>
        <w:t xml:space="preserve"> </w:t>
      </w:r>
      <m:oMath>
        <m:acc>
          <m:accPr>
            <m:chr m:val="̃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进行混合（无约束），mHC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将其投影到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后再混合。</w:t>
      </w:r>
    </w:p>
    <w:bookmarkEnd w:id="10"/>
    <w:p w14:paraId="62187BEE">
      <w:pPr>
        <w:pStyle w:val="6"/>
        <w:rPr>
          <w:rFonts w:hint="default" w:ascii="Times New Roman" w:hAnsi="Times New Roman" w:cs="Times New Roman"/>
        </w:rPr>
      </w:pPr>
      <w:bookmarkStart w:id="11" w:name="Xafeb180cb57e07aee424c416ba81fc0f4d1cc23"/>
      <w:r>
        <w:rPr>
          <w:rFonts w:hint="default" w:ascii="Times New Roman" w:hAnsi="Times New Roman" w:cs="Times New Roman"/>
        </w:rPr>
        <w:t xml:space="preserve">4.1.2.4 mHC </w:t>
      </w:r>
      <w:r>
        <w:rPr>
          <w:rFonts w:hint="default" w:ascii="Times New Roman" w:hAnsi="Times New Roman" w:cs="Times New Roman"/>
        </w:rPr>
        <w:t>初始化策略</w:t>
      </w:r>
    </w:p>
    <w:p w14:paraId="28020443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采用小值初始化门控因子：</w:t>
      </w:r>
    </w:p>
    <w:p w14:paraId="019881DE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α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gate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0.01  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(21)</m:t>
          </m:r>
        </m:oMath>
      </m:oMathPara>
    </w:p>
    <w:p w14:paraId="5582BCBD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该策略确保训练初期：</w:t>
      </w:r>
    </w:p>
    <w:p w14:paraId="566A25A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exp(</m:t>
        </m:r>
        <m:acc>
          <m:accPr>
            <m:chr m:val="̃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)≈exp(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0.01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)≈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1.01</m:t>
        </m:r>
      </m:oMath>
      <w:r>
        <w:rPr>
          <w:rFonts w:hint="default" w:ascii="Times New Roman" w:hAnsi="Times New Roman" w:cs="Times New Roman"/>
        </w:rPr>
        <w:t>，近似均匀矩阵</w:t>
      </w:r>
    </w:p>
    <w:p w14:paraId="65908A7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Sinkhorn-Knopp </w:t>
      </w:r>
      <w:r>
        <w:rPr>
          <w:rFonts w:hint="default" w:ascii="Times New Roman" w:hAnsi="Times New Roman" w:cs="Times New Roman"/>
        </w:rPr>
        <w:t>投影后近似</w:t>
      </w:r>
      <w:r>
        <w:rPr>
          <w:rFonts w:hint="default" w:ascii="Times New Roman" w:hAnsi="Times New Roman" w:cs="Times New Roman"/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b"/>
          </m:rPr>
          <w:rPr>
            <w:rFonts w:hint="default" w:ascii="Times New Roman" w:hAnsi="Times New Roman" w:cs="Times New Roman"/>
            <w:b/>
            <w:i w:val="0"/>
          </w:rPr>
          <m:t>1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⊤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（均匀分布）</w:t>
      </w:r>
    </w:p>
    <w:p w14:paraId="0E8904A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均匀分布双随机矩阵对各路径等权贡献，等价于</w:t>
      </w:r>
      <w:r>
        <w:rPr>
          <w:rFonts w:hint="default" w:ascii="Times New Roman" w:hAnsi="Times New Roman" w:cs="Times New Roman"/>
        </w:rPr>
        <w:t xml:space="preserve"> Pre-Norm </w:t>
      </w:r>
      <w:r>
        <w:rPr>
          <w:rFonts w:hint="default" w:ascii="Times New Roman" w:hAnsi="Times New Roman" w:cs="Times New Roman"/>
        </w:rPr>
        <w:t>的恒等映射行为</w:t>
      </w:r>
    </w:p>
    <w:p w14:paraId="394287E0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随着训练推进，门控因子偏离初始值，矩阵逐渐分化，不同路径获得差异化的残差混合比例，实现自适应的层间信息流动。</w:t>
      </w:r>
    </w:p>
    <w:bookmarkEnd w:id="11"/>
    <w:p w14:paraId="51E14A01">
      <w:pPr>
        <w:pStyle w:val="6"/>
        <w:rPr>
          <w:rFonts w:hint="default" w:ascii="Times New Roman" w:hAnsi="Times New Roman" w:cs="Times New Roman"/>
        </w:rPr>
      </w:pPr>
      <w:bookmarkStart w:id="12" w:name="X055060092b55aa477d66d49fadc65203aa1aa4a"/>
      <w:r>
        <w:rPr>
          <w:rFonts w:hint="default" w:ascii="Times New Roman" w:hAnsi="Times New Roman" w:cs="Times New Roman"/>
        </w:rPr>
        <w:t xml:space="preserve">4.1.2.5 </w:t>
      </w:r>
      <w:r>
        <w:rPr>
          <w:rFonts w:hint="default" w:ascii="Times New Roman" w:hAnsi="Times New Roman" w:cs="Times New Roman"/>
        </w:rPr>
        <w:t>信号增益的数学保证</w:t>
      </w:r>
    </w:p>
    <w:p w14:paraId="676BF746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层</w:t>
      </w:r>
      <w:r>
        <w:rPr>
          <w:rFonts w:hint="default" w:ascii="Times New Roman" w:hAnsi="Times New Roman" w:cs="Times New Roman"/>
        </w:rPr>
        <w:t xml:space="preserve"> mHC </w:t>
      </w:r>
      <w:r>
        <w:rPr>
          <w:rFonts w:hint="default" w:ascii="Times New Roman" w:hAnsi="Times New Roman" w:cs="Times New Roman"/>
        </w:rPr>
        <w:t>网络的复合前向增益为：</w:t>
      </w:r>
    </w:p>
    <w:p w14:paraId="2DF62C58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G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L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nary>
            <m:naryPr>
              <m:chr m:val="∏"/>
              <m:limLoc m:val="undOvr"/>
              <m:ctrlPr>
                <w:rPr>
                  <w:rFonts w:hint="default" w:ascii="Cambria Math" w:hAnsi="Cambria Math" w:cs="Times New Roman"/>
                </w:rPr>
              </m:ctrlPr>
            </m:naryPr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ℓ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=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1</m:t>
              </m:r>
              <m:ctrlPr>
                <w:rPr>
                  <w:rFonts w:hint="default" w:ascii="Cambria Math" w:hAnsi="Cambria Math" w:cs="Times New Roman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L</m:t>
              </m:r>
              <m:ctrlPr>
                <w:rPr>
                  <w:rFonts w:hint="default" w:ascii="Cambria Math" w:hAnsi="Cambria Math" w:cs="Times New Roma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b"/>
                    </m:rPr>
                    <w:rPr>
                      <w:rFonts w:hint="default" w:ascii="Times New Roman" w:hAnsi="Times New Roman" w:cs="Times New Roman"/>
                      <w:b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ℓ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ℓ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∈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  <m:scr m:val="script"/>
                </m:rPr>
                <w:rPr>
                  <w:rFonts w:hint="default" w:ascii="Times New Roman" w:hAnsi="Times New Roman" w:eastAsia="MS Mincho" w:cs="MS Mincho"/>
                  <w:b w:val="0"/>
                  <w:i w:val="0"/>
                </w:rPr>
                <m:t>ℬ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(22)</m:t>
          </m:r>
        </m:oMath>
      </m:oMathPara>
    </w:p>
    <w:p w14:paraId="19455102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由性质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1（乘法封闭性），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G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。</w:t>
      </w:r>
    </w:p>
    <w:p w14:paraId="3D06FD5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由性质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2（谱范数有界），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G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∥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≤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</m:oMath>
      <w:r>
        <w:rPr>
          <w:rFonts w:hint="default" w:ascii="Times New Roman" w:hAnsi="Times New Roman" w:cs="Times New Roman"/>
        </w:rPr>
        <w:t>。</w:t>
      </w:r>
    </w:p>
    <w:p w14:paraId="2556462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因此，无论网络深度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取何值：</w:t>
      </w:r>
    </w:p>
    <w:p w14:paraId="3F7E9DB6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∥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G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L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∥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2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≤∥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G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L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∥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2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⋅∥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∥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2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≤∥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∥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2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(23)</m:t>
          </m:r>
        </m:oMath>
      </m:oMathPara>
    </w:p>
    <w:p w14:paraId="7C23C374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信号幅值不可能超过输入幅值，从数学上完全排除了信号爆炸的可能性。</w:t>
      </w:r>
    </w:p>
    <w:p w14:paraId="71DEEFA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</w:t>
      </w:r>
      <w:r>
        <w:rPr>
          <w:rFonts w:hint="default" w:ascii="Times New Roman" w:hAnsi="Times New Roman" w:cs="Times New Roman"/>
        </w:rPr>
        <w:t xml:space="preserve"> HC </w:t>
      </w:r>
      <w:r>
        <w:rPr>
          <w:rFonts w:hint="default" w:ascii="Times New Roman" w:hAnsi="Times New Roman" w:cs="Times New Roman"/>
        </w:rPr>
        <w:t>的情况：无约束矩阵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ℋC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ℓ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∥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可取任意正值，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L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层累积后复合增益可达指数级。</w:t>
      </w:r>
    </w:p>
    <w:bookmarkEnd w:id="7"/>
    <w:bookmarkEnd w:id="12"/>
    <w:p w14:paraId="7D7DEEF4">
      <w:pPr>
        <w:pStyle w:val="5"/>
        <w:rPr>
          <w:rFonts w:hint="default" w:ascii="Times New Roman" w:hAnsi="Times New Roman" w:cs="Times New Roman"/>
        </w:rPr>
      </w:pPr>
      <w:bookmarkStart w:id="13" w:name="X6a89a60131ed57c8305a6cf2ee632e33d70e544"/>
      <w:r>
        <w:rPr>
          <w:rFonts w:hint="default" w:ascii="Times New Roman" w:hAnsi="Times New Roman" w:cs="Times New Roman"/>
        </w:rPr>
        <w:t xml:space="preserve">4.1.3 </w:t>
      </w:r>
      <w:r>
        <w:rPr>
          <w:rFonts w:hint="default" w:ascii="Times New Roman" w:hAnsi="Times New Roman" w:cs="Times New Roman"/>
        </w:rPr>
        <w:t>实验验证与性能分析</w:t>
      </w:r>
    </w:p>
    <w:p w14:paraId="713DDFF5">
      <w:pPr>
        <w:pStyle w:val="6"/>
        <w:rPr>
          <w:rFonts w:hint="default" w:ascii="Times New Roman" w:hAnsi="Times New Roman" w:cs="Times New Roman"/>
        </w:rPr>
      </w:pPr>
      <w:bookmarkStart w:id="14" w:name="Xb86e6f808cc65af62a00433b70013e1a99d7e9a"/>
      <w:r>
        <w:rPr>
          <w:rFonts w:hint="default" w:ascii="Times New Roman" w:hAnsi="Times New Roman" w:cs="Times New Roman"/>
        </w:rPr>
        <w:t xml:space="preserve">4.1.3.1 </w:t>
      </w:r>
      <w:r>
        <w:rPr>
          <w:rFonts w:hint="default" w:ascii="Times New Roman" w:hAnsi="Times New Roman" w:cs="Times New Roman"/>
        </w:rPr>
        <w:t>实验配置</w:t>
      </w:r>
    </w:p>
    <w:p w14:paraId="7A312C84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DeepSeek </w:t>
      </w:r>
      <w:r>
        <w:rPr>
          <w:rFonts w:hint="default" w:ascii="Times New Roman" w:hAnsi="Times New Roman" w:cs="Times New Roman"/>
        </w:rPr>
        <w:t>团队在三个参数规模（3B、9B、27B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MoE）上进行了系统性验证。所有模型采用</w:t>
      </w:r>
      <w:r>
        <w:rPr>
          <w:rFonts w:hint="default" w:ascii="Times New Roman" w:hAnsi="Times New Roman" w:cs="Times New Roman"/>
        </w:rPr>
        <w:t xml:space="preserve"> DeepSeek-V3 </w:t>
      </w:r>
      <w:r>
        <w:rPr>
          <w:rFonts w:hint="default" w:ascii="Times New Roman" w:hAnsi="Times New Roman" w:cs="Times New Roman"/>
        </w:rPr>
        <w:t>的基础架构（Multi-head</w:t>
      </w:r>
      <w:r>
        <w:rPr>
          <w:rFonts w:hint="default" w:ascii="Times New Roman" w:hAnsi="Times New Roman" w:cs="Times New Roman"/>
        </w:rPr>
        <w:t xml:space="preserve"> Latent Attention + </w:t>
      </w:r>
      <w:r>
        <w:rPr>
          <w:rFonts w:hint="default" w:ascii="Times New Roman" w:hAnsi="Times New Roman" w:cs="Times New Roman"/>
        </w:rPr>
        <w:t>MoE），按比例缩放计算预算。</w:t>
      </w:r>
    </w:p>
    <w:p w14:paraId="1C416D2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表5：实验模型配置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41F92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5D5C5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配置项</w:t>
            </w:r>
          </w:p>
        </w:tc>
        <w:tc>
          <w:p w14:paraId="3918614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3B</w:t>
            </w:r>
          </w:p>
        </w:tc>
        <w:tc>
          <w:p w14:paraId="0C6E84F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9B</w:t>
            </w:r>
          </w:p>
        </w:tc>
        <w:tc>
          <w:p w14:paraId="6C82315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27B</w:t>
            </w:r>
          </w:p>
        </w:tc>
      </w:tr>
      <w:tr w14:paraId="669E8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B561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架构</w:t>
            </w:r>
          </w:p>
        </w:tc>
        <w:tc>
          <w:p w14:paraId="0EFD137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MoE</w:t>
            </w:r>
          </w:p>
        </w:tc>
        <w:tc>
          <w:p w14:paraId="4DF3365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MoE</w:t>
            </w:r>
          </w:p>
        </w:tc>
        <w:tc>
          <w:p w14:paraId="32BA21A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MoE</w:t>
            </w:r>
          </w:p>
        </w:tc>
      </w:tr>
      <w:tr w14:paraId="68878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0F3A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扩展率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</m:oMath>
          </w:p>
        </w:tc>
        <w:tc>
          <w:p w14:paraId="1824276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p w14:paraId="07CEB55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p w14:paraId="5C729A0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</w:tr>
      <w:tr w14:paraId="242A8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9BF76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Sinkhorn </w:t>
            </w:r>
            <w:r>
              <w:rPr>
                <w:rFonts w:hint="default" w:ascii="Times New Roman" w:hAnsi="Times New Roman" w:cs="Times New Roman"/>
              </w:rPr>
              <w:t>迭代次数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</m:oMath>
          </w:p>
        </w:tc>
        <w:tc>
          <w:p w14:paraId="3A00F92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p w14:paraId="23C6424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p w14:paraId="04D4923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</w:tr>
      <w:tr w14:paraId="5F784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B008C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门控初始化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α</m:t>
              </m:r>
            </m:oMath>
          </w:p>
        </w:tc>
        <w:tc>
          <w:p w14:paraId="5CF8D7B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0.01</w:t>
            </w:r>
          </w:p>
        </w:tc>
        <w:tc>
          <w:p w14:paraId="1AEDBA7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0.01</w:t>
            </w:r>
          </w:p>
        </w:tc>
        <w:tc>
          <w:p w14:paraId="73E91F9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0.01</w:t>
            </w:r>
          </w:p>
        </w:tc>
      </w:tr>
      <w:bookmarkEnd w:id="14"/>
    </w:tbl>
    <w:p w14:paraId="0CCC9307">
      <w:pPr>
        <w:pStyle w:val="6"/>
        <w:rPr>
          <w:rFonts w:hint="default" w:ascii="Times New Roman" w:hAnsi="Times New Roman" w:cs="Times New Roman"/>
        </w:rPr>
      </w:pPr>
      <w:bookmarkStart w:id="15" w:name="X6c74b65da6437790a9f0f9b3502c86ddf70bffd"/>
      <w:r>
        <w:rPr>
          <w:rFonts w:hint="default" w:ascii="Times New Roman" w:hAnsi="Times New Roman" w:cs="Times New Roman"/>
        </w:rPr>
        <w:t xml:space="preserve">4.1.3.2 </w:t>
      </w:r>
      <w:r>
        <w:rPr>
          <w:rFonts w:hint="default" w:ascii="Times New Roman" w:hAnsi="Times New Roman" w:cs="Times New Roman"/>
        </w:rPr>
        <w:t>信号增益对比</w:t>
      </w:r>
    </w:p>
    <w:p w14:paraId="1FA03C2D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表6：HC</w:t>
      </w:r>
      <w:r>
        <w:rPr>
          <w:rFonts w:hint="default" w:ascii="Times New Roman" w:hAnsi="Times New Roman" w:cs="Times New Roman"/>
        </w:rPr>
        <w:t xml:space="preserve"> vs mHC </w:t>
      </w:r>
      <w:r>
        <w:rPr>
          <w:rFonts w:hint="default" w:ascii="Times New Roman" w:hAnsi="Times New Roman" w:cs="Times New Roman"/>
        </w:rPr>
        <w:t>信号增益特性（27B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模型）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3B3AA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127A3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架构</w:t>
            </w:r>
          </w:p>
        </w:tc>
        <w:tc>
          <w:p w14:paraId="3224545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单层最大增益</w:t>
            </w:r>
          </w:p>
        </w:tc>
        <w:tc>
          <w:p w14:paraId="745ABF1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复合增益（64层）</w:t>
            </w:r>
          </w:p>
        </w:tc>
        <w:tc>
          <w:p w14:paraId="15CAB50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训练稳定性</w:t>
            </w:r>
          </w:p>
        </w:tc>
      </w:tr>
      <w:tr w14:paraId="2ADC9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068A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HC（无约束）</w:t>
            </w:r>
          </w:p>
        </w:tc>
        <w:tc>
          <w:p w14:paraId="4A0B4BC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 ~ 7</w:t>
            </w:r>
          </w:p>
        </w:tc>
        <w:tc>
          <w:p w14:paraId="00403E43">
            <w:pPr>
              <w:pStyle w:val="25"/>
              <w:rPr>
                <w:rFonts w:hint="default"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∼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</m:oMath>
            </m:oMathPara>
          </w:p>
        </w:tc>
        <w:tc>
          <w:p w14:paraId="2DEF76A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12k </w:t>
            </w:r>
            <w:r>
              <w:rPr>
                <w:rFonts w:hint="default" w:ascii="Times New Roman" w:hAnsi="Times New Roman" w:cs="Times New Roman"/>
              </w:rPr>
              <w:t>步后崩溃</w:t>
            </w:r>
          </w:p>
        </w:tc>
      </w:tr>
      <w:tr w14:paraId="54A42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5BF9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mHC（双随机约束）</w:t>
            </w:r>
          </w:p>
        </w:tc>
        <w:tc>
          <w:p w14:paraId="77A7E8D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≤ 1.0</w:t>
            </w:r>
          </w:p>
        </w:tc>
        <w:tc>
          <w:p w14:paraId="669D119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≈ 1.6</w:t>
            </w:r>
          </w:p>
        </w:tc>
        <w:tc>
          <w:p w14:paraId="099DC0D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全程稳定</w:t>
            </w:r>
          </w:p>
        </w:tc>
      </w:tr>
    </w:tbl>
    <w:p w14:paraId="1308A09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信号增益从</w:t>
      </w:r>
      <w:r>
        <w:rPr>
          <w:rFonts w:hint="default" w:ascii="Times New Roman" w:hAnsi="Times New Roman" w:cs="Times New Roman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~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压缩至约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1.6，降幅达三个数量级。这是</w:t>
      </w:r>
      <w:r>
        <w:rPr>
          <w:rFonts w:hint="default" w:ascii="Times New Roman" w:hAnsi="Times New Roman" w:cs="Times New Roman"/>
        </w:rPr>
        <w:t xml:space="preserve"> mHC </w:t>
      </w:r>
      <w:r>
        <w:rPr>
          <w:rFonts w:hint="default" w:ascii="Times New Roman" w:hAnsi="Times New Roman" w:cs="Times New Roman"/>
        </w:rPr>
        <w:t>实现训练稳定性的核心机制。</w:t>
      </w:r>
    </w:p>
    <w:p w14:paraId="1B39AD9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训练过程中的具体表现差异：</w:t>
      </w:r>
    </w:p>
    <w:p w14:paraId="4715077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HC：约</w:t>
      </w:r>
      <w:r>
        <w:rPr>
          <w:rFonts w:hint="default" w:ascii="Times New Roman" w:hAnsi="Times New Roman" w:cs="Times New Roman"/>
        </w:rPr>
        <w:t xml:space="preserve"> 12,000 </w:t>
      </w:r>
      <w:r>
        <w:rPr>
          <w:rFonts w:hint="default" w:ascii="Times New Roman" w:hAnsi="Times New Roman" w:cs="Times New Roman"/>
        </w:rPr>
        <w:t>步出现突发损失飙升，梯度范数与损失高度相关振荡，不可恢复</w:t>
      </w:r>
    </w:p>
    <w:p w14:paraId="3EDA756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mHC：损失曲线平滑收敛，梯度范数稳定，与基线模型（Pre-Norm）行为一致</w:t>
      </w:r>
    </w:p>
    <w:bookmarkEnd w:id="15"/>
    <w:p w14:paraId="319D93ED">
      <w:pPr>
        <w:pStyle w:val="6"/>
        <w:rPr>
          <w:rFonts w:hint="default" w:ascii="Times New Roman" w:hAnsi="Times New Roman" w:cs="Times New Roman"/>
        </w:rPr>
      </w:pPr>
      <w:bookmarkStart w:id="16" w:name="Xa5971ba7d90556899048ae484d3f4b92b65f37a"/>
      <w:r>
        <w:rPr>
          <w:rFonts w:hint="default" w:ascii="Times New Roman" w:hAnsi="Times New Roman" w:cs="Times New Roman"/>
        </w:rPr>
        <w:t xml:space="preserve">4.1.3.3 </w:t>
      </w:r>
      <w:r>
        <w:rPr>
          <w:rFonts w:hint="default" w:ascii="Times New Roman" w:hAnsi="Times New Roman" w:cs="Times New Roman"/>
        </w:rPr>
        <w:t>基准测试性能</w:t>
      </w:r>
    </w:p>
    <w:p w14:paraId="6D850167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表7：27B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模型全量基准测试结果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 w14:paraId="5B3F1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DEB8D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基准测试</w:t>
            </w:r>
          </w:p>
        </w:tc>
        <w:tc>
          <w:p w14:paraId="7491496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基线（Pre-Norm）</w:t>
            </w:r>
          </w:p>
        </w:tc>
        <w:tc>
          <w:p w14:paraId="4064CD6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HC</w:t>
            </w:r>
          </w:p>
        </w:tc>
        <w:tc>
          <w:p w14:paraId="0B243F3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mHC</w:t>
            </w:r>
          </w:p>
        </w:tc>
        <w:tc>
          <w:p w14:paraId="5DA9AD1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mHC vs </w:t>
            </w:r>
            <w:r>
              <w:rPr>
                <w:rFonts w:hint="default" w:ascii="Times New Roman" w:hAnsi="Times New Roman" w:cs="Times New Roman"/>
              </w:rPr>
              <w:t>基线</w:t>
            </w:r>
          </w:p>
        </w:tc>
        <w:tc>
          <w:p w14:paraId="3A60F94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mHC vs HC</w:t>
            </w:r>
          </w:p>
        </w:tc>
      </w:tr>
      <w:tr w14:paraId="1A707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42A7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BBH（Exact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Match）</w:t>
            </w:r>
          </w:p>
        </w:tc>
        <w:tc>
          <w:p w14:paraId="66A89F5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43.8</w:t>
            </w:r>
          </w:p>
        </w:tc>
        <w:tc>
          <w:p w14:paraId="04D569B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48.9</w:t>
            </w:r>
          </w:p>
        </w:tc>
        <w:tc>
          <w:p w14:paraId="0F7C7F7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51.0</w:t>
            </w:r>
          </w:p>
        </w:tc>
        <w:tc>
          <w:p w14:paraId="4A8D0BA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+7.2</w:t>
            </w:r>
          </w:p>
        </w:tc>
        <w:tc>
          <w:p w14:paraId="25EFE36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+2.1</w:t>
            </w:r>
          </w:p>
        </w:tc>
      </w:tr>
      <w:tr w14:paraId="4C41E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88D82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DROP（F1）</w:t>
            </w:r>
          </w:p>
        </w:tc>
        <w:tc>
          <w:p w14:paraId="28E5AF1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47.0</w:t>
            </w:r>
          </w:p>
        </w:tc>
        <w:tc>
          <w:p w14:paraId="17D2063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51.6</w:t>
            </w:r>
          </w:p>
        </w:tc>
        <w:tc>
          <w:p w14:paraId="74FDAA6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53.9</w:t>
            </w:r>
          </w:p>
        </w:tc>
        <w:tc>
          <w:p w14:paraId="5A5732A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+6.9</w:t>
            </w:r>
          </w:p>
        </w:tc>
        <w:tc>
          <w:p w14:paraId="47C0C68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+2.3</w:t>
            </w:r>
          </w:p>
        </w:tc>
      </w:tr>
      <w:tr w14:paraId="0762A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62408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GSM8K</w:t>
            </w:r>
          </w:p>
        </w:tc>
        <w:tc>
          <w:p w14:paraId="430A295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46.7</w:t>
            </w:r>
          </w:p>
        </w:tc>
        <w:tc>
          <w:p w14:paraId="16F6290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1A42FFE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53.8</w:t>
            </w:r>
          </w:p>
        </w:tc>
        <w:tc>
          <w:p w14:paraId="0D863BE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+7.1</w:t>
            </w:r>
          </w:p>
        </w:tc>
        <w:tc>
          <w:p w14:paraId="4ABF32F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</w:tr>
      <w:tr w14:paraId="66E05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75B6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MMLU</w:t>
            </w:r>
          </w:p>
        </w:tc>
        <w:tc>
          <w:p w14:paraId="5270F8D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59.0</w:t>
            </w:r>
          </w:p>
        </w:tc>
        <w:tc>
          <w:p w14:paraId="23C7031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120AD61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63.4</w:t>
            </w:r>
          </w:p>
        </w:tc>
        <w:tc>
          <w:p w14:paraId="3548FBD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+4.4</w:t>
            </w:r>
          </w:p>
        </w:tc>
        <w:tc>
          <w:p w14:paraId="6DC849B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</w:tr>
      <w:tr w14:paraId="3FC9A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EAFE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HellaSwag</w:t>
            </w:r>
          </w:p>
        </w:tc>
        <w:tc>
          <w:p w14:paraId="04A64EE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4F0932D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22AFBD5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5BA78E6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正向</w:t>
            </w:r>
          </w:p>
        </w:tc>
        <w:tc>
          <w:p w14:paraId="07AABF1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正向</w:t>
            </w:r>
          </w:p>
        </w:tc>
      </w:tr>
      <w:tr w14:paraId="6A2C0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7C98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PIQA</w:t>
            </w:r>
          </w:p>
        </w:tc>
        <w:tc>
          <w:p w14:paraId="12F7C53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43A68DA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42928B4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50AE48C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正向</w:t>
            </w:r>
          </w:p>
        </w:tc>
        <w:tc>
          <w:p w14:paraId="16112F2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正向</w:t>
            </w:r>
          </w:p>
        </w:tc>
      </w:tr>
      <w:tr w14:paraId="7AA80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89529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TriviaQA</w:t>
            </w:r>
          </w:p>
        </w:tc>
        <w:tc>
          <w:p w14:paraId="10B081A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69B5214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76EC413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7E2D2FB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正向</w:t>
            </w:r>
          </w:p>
        </w:tc>
        <w:tc>
          <w:p w14:paraId="42B7301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正向</w:t>
            </w:r>
          </w:p>
        </w:tc>
      </w:tr>
      <w:tr w14:paraId="6CB09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D5EF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ARC-Challenge</w:t>
            </w:r>
          </w:p>
        </w:tc>
        <w:tc>
          <w:p w14:paraId="21E2D1A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0DEB046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2A4B30F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020077D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正向</w:t>
            </w:r>
          </w:p>
        </w:tc>
        <w:tc>
          <w:p w14:paraId="21DD7F8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正向</w:t>
            </w:r>
          </w:p>
        </w:tc>
      </w:tr>
    </w:tbl>
    <w:p w14:paraId="3D2B623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在核心推理基准（BBH,</w:t>
      </w:r>
      <w:r>
        <w:rPr>
          <w:rFonts w:hint="default" w:ascii="Times New Roman" w:hAnsi="Times New Roman" w:cs="Times New Roman"/>
        </w:rPr>
        <w:t xml:space="preserve"> DROP, </w:t>
      </w:r>
      <w:r>
        <w:rPr>
          <w:rFonts w:hint="default" w:ascii="Times New Roman" w:hAnsi="Times New Roman" w:cs="Times New Roman"/>
        </w:rPr>
        <w:t>GSM8K）上，mHC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相比</w:t>
      </w:r>
      <w:r>
        <w:rPr>
          <w:rFonts w:hint="default" w:ascii="Times New Roman" w:hAnsi="Times New Roman" w:cs="Times New Roman"/>
        </w:rPr>
        <w:t xml:space="preserve"> Pre-Norm </w:t>
      </w:r>
      <w:r>
        <w:rPr>
          <w:rFonts w:hint="default" w:ascii="Times New Roman" w:hAnsi="Times New Roman" w:cs="Times New Roman"/>
        </w:rPr>
        <w:t>基线提升</w:t>
      </w:r>
      <w:r>
        <w:rPr>
          <w:rFonts w:hint="default" w:ascii="Times New Roman" w:hAnsi="Times New Roman" w:cs="Times New Roman"/>
        </w:rPr>
        <w:t xml:space="preserve"> 7+ </w:t>
      </w:r>
      <w:r>
        <w:rPr>
          <w:rFonts w:hint="default" w:ascii="Times New Roman" w:hAnsi="Times New Roman" w:cs="Times New Roman"/>
        </w:rPr>
        <w:t>分，相比</w:t>
      </w:r>
      <w:r>
        <w:rPr>
          <w:rFonts w:hint="default" w:ascii="Times New Roman" w:hAnsi="Times New Roman" w:cs="Times New Roman"/>
        </w:rPr>
        <w:t xml:space="preserve"> HC </w:t>
      </w:r>
      <w:r>
        <w:rPr>
          <w:rFonts w:hint="default" w:ascii="Times New Roman" w:hAnsi="Times New Roman" w:cs="Times New Roman"/>
        </w:rPr>
        <w:t>提升</w:t>
      </w:r>
      <w:r>
        <w:rPr>
          <w:rFonts w:hint="default" w:ascii="Times New Roman" w:hAnsi="Times New Roman" w:cs="Times New Roman"/>
        </w:rPr>
        <w:t xml:space="preserve"> 2+ </w:t>
      </w:r>
      <w:r>
        <w:rPr>
          <w:rFonts w:hint="default" w:ascii="Times New Roman" w:hAnsi="Times New Roman" w:cs="Times New Roman"/>
        </w:rPr>
        <w:t>分。知识类任务（MMLU）提升</w:t>
      </w:r>
      <w:r>
        <w:rPr>
          <w:rFonts w:hint="default" w:ascii="Times New Roman" w:hAnsi="Times New Roman" w:cs="Times New Roman"/>
        </w:rPr>
        <w:t xml:space="preserve"> 4.4 </w:t>
      </w:r>
      <w:r>
        <w:rPr>
          <w:rFonts w:hint="default" w:ascii="Times New Roman" w:hAnsi="Times New Roman" w:cs="Times New Roman"/>
        </w:rPr>
        <w:t>分。在全部</w:t>
      </w:r>
      <w:r>
        <w:rPr>
          <w:rFonts w:hint="default" w:ascii="Times New Roman" w:hAnsi="Times New Roman" w:cs="Times New Roman"/>
        </w:rPr>
        <w:t xml:space="preserve"> 8 </w:t>
      </w:r>
      <w:r>
        <w:rPr>
          <w:rFonts w:hint="default" w:ascii="Times New Roman" w:hAnsi="Times New Roman" w:cs="Times New Roman"/>
        </w:rPr>
        <w:t>项基准测试中，mHC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均全面超越</w:t>
      </w:r>
      <w:r>
        <w:rPr>
          <w:rFonts w:hint="default" w:ascii="Times New Roman" w:hAnsi="Times New Roman" w:cs="Times New Roman"/>
        </w:rPr>
        <w:t xml:space="preserve"> HC </w:t>
      </w:r>
      <w:r>
        <w:rPr>
          <w:rFonts w:hint="default" w:ascii="Times New Roman" w:hAnsi="Times New Roman" w:cs="Times New Roman"/>
        </w:rPr>
        <w:t>和基线。</w:t>
      </w:r>
    </w:p>
    <w:p w14:paraId="689962D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表8：跨规模一致性验证（BBH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基准）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1CA9F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5C7D0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模型规模</w:t>
            </w:r>
          </w:p>
        </w:tc>
        <w:tc>
          <w:p w14:paraId="512121F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基线</w:t>
            </w:r>
          </w:p>
        </w:tc>
        <w:tc>
          <w:p w14:paraId="172C8A2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mHC</w:t>
            </w:r>
          </w:p>
        </w:tc>
        <w:tc>
          <w:p w14:paraId="0737192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提升</w:t>
            </w:r>
          </w:p>
        </w:tc>
      </w:tr>
      <w:tr w14:paraId="1EF02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8EFF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3B</w:t>
            </w:r>
          </w:p>
        </w:tc>
        <w:tc>
          <w:p w14:paraId="5669C01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41A7ED0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0291630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持续正向</w:t>
            </w:r>
          </w:p>
        </w:tc>
      </w:tr>
      <w:tr w14:paraId="35FF2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069B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9B</w:t>
            </w:r>
          </w:p>
        </w:tc>
        <w:tc>
          <w:p w14:paraId="0053618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5B8B2A5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5A4CE99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持续正向</w:t>
            </w:r>
          </w:p>
        </w:tc>
      </w:tr>
      <w:tr w14:paraId="528D5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891A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27B</w:t>
            </w:r>
          </w:p>
        </w:tc>
        <w:tc>
          <w:p w14:paraId="4BA4B2E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43.8</w:t>
            </w:r>
          </w:p>
        </w:tc>
        <w:tc>
          <w:p w14:paraId="7D16AE4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51.0</w:t>
            </w:r>
          </w:p>
        </w:tc>
        <w:tc>
          <w:p w14:paraId="0567150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+7.2</w:t>
            </w:r>
          </w:p>
        </w:tc>
      </w:tr>
    </w:tbl>
    <w:p w14:paraId="36954B4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的性能优势在三个规模上均保持一致，且随计算预算增加有轻微扩大趋势。</w:t>
      </w:r>
    </w:p>
    <w:bookmarkEnd w:id="16"/>
    <w:p w14:paraId="2BD12D6E">
      <w:pPr>
        <w:pStyle w:val="6"/>
        <w:rPr>
          <w:rFonts w:hint="default" w:ascii="Times New Roman" w:hAnsi="Times New Roman" w:cs="Times New Roman"/>
        </w:rPr>
      </w:pPr>
      <w:bookmarkStart w:id="17" w:name="Xe1d73319207d76d59e485dd8bb38014c145338f"/>
      <w:r>
        <w:rPr>
          <w:rFonts w:hint="default" w:ascii="Times New Roman" w:hAnsi="Times New Roman" w:cs="Times New Roman"/>
        </w:rPr>
        <w:t xml:space="preserve">4.1.3.4 </w:t>
      </w:r>
      <w:r>
        <w:rPr>
          <w:rFonts w:hint="default" w:ascii="Times New Roman" w:hAnsi="Times New Roman" w:cs="Times New Roman"/>
        </w:rPr>
        <w:t>损失曲线分析</w:t>
      </w:r>
    </w:p>
    <w:p w14:paraId="22AAECB3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训练损失曲线对比显示：</w:t>
      </w:r>
    </w:p>
    <w:p w14:paraId="0E09CAF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最终损失相比基线低</w:t>
      </w:r>
      <w:r>
        <w:rPr>
          <w:rFonts w:hint="default" w:ascii="Times New Roman" w:hAnsi="Times New Roman" w:cs="Times New Roman"/>
        </w:rPr>
        <w:t xml:space="preserve"> 0.021</w:t>
      </w:r>
    </w:p>
    <w:p w14:paraId="606B75F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该损失差距从训练早期开始建立，中后期保持稳定</w:t>
      </w:r>
    </w:p>
    <w:p w14:paraId="12D4482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HC </w:t>
      </w:r>
      <w:r>
        <w:rPr>
          <w:rFonts w:hint="default" w:ascii="Times New Roman" w:hAnsi="Times New Roman" w:cs="Times New Roman"/>
        </w:rPr>
        <w:t>因训练崩溃无法完成全程对比</w:t>
      </w:r>
    </w:p>
    <w:p w14:paraId="17C6B598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0.021 </w:t>
      </w:r>
      <w:r>
        <w:rPr>
          <w:rFonts w:hint="default" w:ascii="Times New Roman" w:hAnsi="Times New Roman" w:cs="Times New Roman"/>
        </w:rPr>
        <w:t>的损失改善直接转化为前述</w:t>
      </w:r>
      <w:r>
        <w:rPr>
          <w:rFonts w:hint="default" w:ascii="Times New Roman" w:hAnsi="Times New Roman" w:cs="Times New Roman"/>
        </w:rPr>
        <w:t xml:space="preserve"> 7+ </w:t>
      </w:r>
      <w:r>
        <w:rPr>
          <w:rFonts w:hint="default" w:ascii="Times New Roman" w:hAnsi="Times New Roman" w:cs="Times New Roman"/>
        </w:rPr>
        <w:t>分的下游任务提升，符合语言模型领域"小损失差异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Fonts w:hint="default" w:ascii="Times New Roman" w:hAnsi="Times New Roman" w:cs="Times New Roman"/>
        </w:rPr>
        <w:t>大性能差异"的经验规律。</w:t>
      </w:r>
    </w:p>
    <w:bookmarkEnd w:id="17"/>
    <w:p w14:paraId="3BE2318F">
      <w:pPr>
        <w:pStyle w:val="6"/>
        <w:rPr>
          <w:rFonts w:hint="default" w:ascii="Times New Roman" w:hAnsi="Times New Roman" w:cs="Times New Roman"/>
        </w:rPr>
      </w:pPr>
      <w:bookmarkStart w:id="18" w:name="X1246fa6a13380f18540901749a68e50e71efa23"/>
      <w:r>
        <w:rPr>
          <w:rFonts w:hint="default" w:ascii="Times New Roman" w:hAnsi="Times New Roman" w:cs="Times New Roman"/>
        </w:rPr>
        <w:t xml:space="preserve">4.1.3.5 </w:t>
      </w:r>
      <w:r>
        <w:rPr>
          <w:rFonts w:hint="default" w:ascii="Times New Roman" w:hAnsi="Times New Roman" w:cs="Times New Roman"/>
        </w:rPr>
        <w:t>计算开销分析</w:t>
      </w:r>
    </w:p>
    <w:p w14:paraId="4F1B9209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相比标准</w:t>
      </w:r>
      <w:r>
        <w:rPr>
          <w:rFonts w:hint="default" w:ascii="Times New Roman" w:hAnsi="Times New Roman" w:cs="Times New Roman"/>
        </w:rPr>
        <w:t xml:space="preserve"> Pre-Norm </w:t>
      </w:r>
      <w:r>
        <w:rPr>
          <w:rFonts w:hint="default" w:ascii="Times New Roman" w:hAnsi="Times New Roman" w:cs="Times New Roman"/>
        </w:rPr>
        <w:t>残差连接的额外计算开销来源于三个部分：</w:t>
      </w:r>
    </w:p>
    <w:p w14:paraId="1CD5736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表9：mHC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额外开销分解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1D676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3EAEF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开销来源</w:t>
            </w:r>
          </w:p>
        </w:tc>
        <w:tc>
          <w:p w14:paraId="22D0D08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操作内容</w:t>
            </w:r>
          </w:p>
        </w:tc>
        <w:tc>
          <w:p w14:paraId="2D083C3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占比</w:t>
            </w:r>
          </w:p>
        </w:tc>
      </w:tr>
      <w:tr w14:paraId="6F8F7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B0085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扩展率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=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4</m:t>
              </m:r>
            </m:oMath>
          </w:p>
        </w:tc>
        <w:tc>
          <w:p w14:paraId="2B073F0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隐状态维度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d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→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4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d</m:t>
              </m:r>
            </m:oMath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的路径维护</w:t>
            </w:r>
          </w:p>
        </w:tc>
        <w:tc>
          <w:p w14:paraId="36FE449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主要</w:t>
            </w:r>
          </w:p>
        </w:tc>
      </w:tr>
      <w:tr w14:paraId="23D86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86D99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Sinkhorn-Knopp</w:t>
            </w:r>
          </w:p>
        </w:tc>
        <w:tc>
          <w:p w14:paraId="2752D273">
            <w:pPr>
              <w:pStyle w:val="25"/>
              <w:rPr>
                <w:rFonts w:hint="default" w:ascii="Times New Roman" w:hAnsi="Times New Roman" w:cs="Times New Roman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=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20</m:t>
              </m:r>
            </m:oMath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次行/列归一化（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×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</m:oMath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矩阵）</w:t>
            </w:r>
          </w:p>
        </w:tc>
        <w:tc>
          <w:p w14:paraId="3F26D2D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次要</w:t>
            </w:r>
          </w:p>
        </w:tc>
      </w:tr>
      <w:tr w14:paraId="7348A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08EEE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非负化</w:t>
            </w:r>
            <w:r>
              <w:rPr>
                <w:rFonts w:hint="default" w:ascii="Times New Roman" w:hAnsi="Times New Roman" w:cs="Times New Roman"/>
              </w:rPr>
              <w:t xml:space="preserve"> + </w:t>
            </w:r>
            <w:r>
              <w:rPr>
                <w:rFonts w:hint="default" w:ascii="Times New Roman" w:hAnsi="Times New Roman" w:cs="Times New Roman"/>
              </w:rPr>
              <w:t>投影</w:t>
            </w:r>
          </w:p>
        </w:tc>
        <w:tc>
          <w:p w14:paraId="3188ACD1">
            <w:pPr>
              <w:pStyle w:val="25"/>
              <w:rPr>
                <w:rFonts w:hint="default" w:ascii="Times New Roman" w:hAnsi="Times New Roman" w:cs="Times New Roman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exp(⋅)</m:t>
              </m:r>
            </m:oMath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计算</w:t>
            </w:r>
          </w:p>
        </w:tc>
        <w:tc>
          <w:p w14:paraId="3E0E182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微小</w:t>
            </w:r>
          </w:p>
        </w:tc>
      </w:tr>
    </w:tbl>
    <w:p w14:paraId="24A6331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实测总训练开销增加约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6.7%，且该开销在不同模型规模下保持恒定。</w:t>
      </w:r>
    </w:p>
    <w:p w14:paraId="702B428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工程优化措施：</w:t>
      </w:r>
    </w:p>
    <w:p w14:paraId="7F5E3B7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混合精度策略：Sinkhorn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迭代在</w:t>
      </w:r>
      <w:r>
        <w:rPr>
          <w:rFonts w:hint="default" w:ascii="Times New Roman" w:hAnsi="Times New Roman" w:cs="Times New Roman"/>
        </w:rPr>
        <w:t xml:space="preserve"> FP32 </w:t>
      </w:r>
      <w:r>
        <w:rPr>
          <w:rFonts w:hint="default" w:ascii="Times New Roman" w:hAnsi="Times New Roman" w:cs="Times New Roman"/>
        </w:rPr>
        <w:t>下执行（保证数值稳定），主干计算在</w:t>
      </w:r>
      <w:r>
        <w:rPr>
          <w:rFonts w:hint="default" w:ascii="Times New Roman" w:hAnsi="Times New Roman" w:cs="Times New Roman"/>
        </w:rPr>
        <w:t xml:space="preserve"> BF16/FP8 </w:t>
      </w:r>
      <w:r>
        <w:rPr>
          <w:rFonts w:hint="default" w:ascii="Times New Roman" w:hAnsi="Times New Roman" w:cs="Times New Roman"/>
        </w:rPr>
        <w:t>下执行</w:t>
      </w:r>
    </w:p>
    <w:p w14:paraId="68A49F0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激活重计算（Activation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Recomputation）：减少多路径结构带来的显存压力</w:t>
      </w:r>
    </w:p>
    <w:p w14:paraId="1CC1D61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专用高优先级计算流：FFN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层计算在流水线并行中获得独立</w:t>
      </w:r>
      <w:r>
        <w:rPr>
          <w:rFonts w:hint="default" w:ascii="Times New Roman" w:hAnsi="Times New Roman" w:cs="Times New Roman"/>
        </w:rPr>
        <w:t xml:space="preserve"> CUDA </w:t>
      </w:r>
      <w:r>
        <w:rPr>
          <w:rFonts w:hint="default" w:ascii="Times New Roman" w:hAnsi="Times New Roman" w:cs="Times New Roman"/>
        </w:rPr>
        <w:t>Stream，避免</w:t>
      </w:r>
      <w:r>
        <w:rPr>
          <w:rFonts w:hint="default" w:ascii="Times New Roman" w:hAnsi="Times New Roman" w:cs="Times New Roman"/>
        </w:rPr>
        <w:t xml:space="preserve"> Sinkhorn </w:t>
      </w:r>
      <w:r>
        <w:rPr>
          <w:rFonts w:hint="default" w:ascii="Times New Roman" w:hAnsi="Times New Roman" w:cs="Times New Roman"/>
        </w:rPr>
        <w:t>计算阻塞主计算流</w:t>
      </w:r>
    </w:p>
    <w:bookmarkEnd w:id="18"/>
    <w:p w14:paraId="2D0DD8F8">
      <w:pPr>
        <w:pStyle w:val="6"/>
        <w:rPr>
          <w:rFonts w:hint="default" w:ascii="Times New Roman" w:hAnsi="Times New Roman" w:cs="Times New Roman"/>
        </w:rPr>
      </w:pPr>
      <w:bookmarkStart w:id="19" w:name="Xc4241551fd00c280760ec3ee33d63f793d78126"/>
      <w:r>
        <w:rPr>
          <w:rFonts w:hint="default" w:ascii="Times New Roman" w:hAnsi="Times New Roman" w:cs="Times New Roman"/>
        </w:rPr>
        <w:t xml:space="preserve">4.1.3.6 Sinkhorn </w:t>
      </w:r>
      <w:r>
        <w:rPr>
          <w:rFonts w:hint="default" w:ascii="Times New Roman" w:hAnsi="Times New Roman" w:cs="Times New Roman"/>
        </w:rPr>
        <w:t>迭代次数消融</w:t>
      </w:r>
    </w:p>
    <w:p w14:paraId="1F51D3CF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表10：不同迭代次数对性能的影响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44F19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F1298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迭代次数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</m:oMath>
          </w:p>
        </w:tc>
        <w:tc>
          <w:p w14:paraId="03F6761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双随机约束满足程度</w:t>
            </w:r>
          </w:p>
        </w:tc>
        <w:tc>
          <w:p w14:paraId="3D227CE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信号增益控制</w:t>
            </w:r>
          </w:p>
        </w:tc>
        <w:tc>
          <w:p w14:paraId="5BEE6F0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额外开销</w:t>
            </w:r>
          </w:p>
        </w:tc>
      </w:tr>
      <w:tr w14:paraId="4C521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C0722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p w14:paraId="14677F7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弱（仅行随机）</w:t>
            </w:r>
          </w:p>
        </w:tc>
        <w:tc>
          <w:p w14:paraId="783E00E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不充分</w:t>
            </w:r>
          </w:p>
        </w:tc>
        <w:tc>
          <w:p w14:paraId="3522EDB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极低</w:t>
            </w:r>
          </w:p>
        </w:tc>
      </w:tr>
      <w:tr w14:paraId="57124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50333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p w14:paraId="59BF386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近似满足</w:t>
            </w:r>
          </w:p>
        </w:tc>
        <w:tc>
          <w:p w14:paraId="05B6E35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基本控制</w:t>
            </w:r>
          </w:p>
        </w:tc>
        <w:tc>
          <w:p w14:paraId="07ECA4D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低</w:t>
            </w:r>
          </w:p>
        </w:tc>
      </w:tr>
      <w:tr w14:paraId="1DC47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F90EA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p w14:paraId="0E34A65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良好满足</w:t>
            </w:r>
          </w:p>
        </w:tc>
        <w:tc>
          <w:p w14:paraId="36C5B92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完全控制</w:t>
            </w:r>
          </w:p>
        </w:tc>
        <w:tc>
          <w:p w14:paraId="2D687DE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中等</w:t>
            </w:r>
          </w:p>
        </w:tc>
      </w:tr>
      <w:tr w14:paraId="1CA6E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E327A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p w14:paraId="0F0F946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充分满足</w:t>
            </w:r>
          </w:p>
        </w:tc>
        <w:tc>
          <w:p w14:paraId="428E52D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完全控制</w:t>
            </w:r>
          </w:p>
        </w:tc>
        <w:tc>
          <w:p w14:paraId="40C8087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中等</w:t>
            </w:r>
          </w:p>
        </w:tc>
      </w:tr>
      <w:tr w14:paraId="7835F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5AD7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</w:t>
            </w:r>
          </w:p>
        </w:tc>
        <w:tc>
          <w:p w14:paraId="5D7F4ED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过度（无额外收益）</w:t>
            </w:r>
          </w:p>
        </w:tc>
        <w:tc>
          <w:p w14:paraId="19A08A5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完全控制</w:t>
            </w:r>
          </w:p>
        </w:tc>
        <w:tc>
          <w:p w14:paraId="06EE541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较高</w:t>
            </w:r>
          </w:p>
        </w:tc>
      </w:tr>
    </w:tbl>
    <w:p w14:paraId="6ECA3BC6">
      <w:pPr>
        <w:pStyle w:val="3"/>
        <w:rPr>
          <w:rFonts w:hint="default" w:ascii="Times New Roman" w:hAnsi="Times New Roman" w:cs="Times New Roma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20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为工程最优点：约束充分满足且增加迭代无额外性能收益。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时矩阵仅满足行随机条件（行和为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1，列和不保证），不足以控制复合增益。</w:t>
      </w:r>
    </w:p>
    <w:bookmarkEnd w:id="13"/>
    <w:bookmarkEnd w:id="19"/>
    <w:p w14:paraId="3DB27BA6">
      <w:pPr>
        <w:pStyle w:val="5"/>
        <w:rPr>
          <w:rFonts w:hint="default" w:ascii="Times New Roman" w:hAnsi="Times New Roman" w:cs="Times New Roman"/>
        </w:rPr>
      </w:pPr>
      <w:bookmarkStart w:id="20" w:name="X5c5e3b12e6521180128a4cee47c547cd9b47314"/>
      <w:r>
        <w:rPr>
          <w:rFonts w:hint="default" w:ascii="Times New Roman" w:hAnsi="Times New Roman" w:cs="Times New Roman"/>
        </w:rPr>
        <w:t xml:space="preserve">4.1.4 </w:t>
      </w:r>
      <w:r>
        <w:rPr>
          <w:rFonts w:hint="default" w:ascii="Times New Roman" w:hAnsi="Times New Roman" w:cs="Times New Roman"/>
        </w:rPr>
        <w:t>技术讨论</w:t>
      </w:r>
    </w:p>
    <w:p w14:paraId="5A1F9A75">
      <w:pPr>
        <w:pStyle w:val="6"/>
        <w:rPr>
          <w:rFonts w:hint="default" w:ascii="Times New Roman" w:hAnsi="Times New Roman" w:cs="Times New Roman"/>
        </w:rPr>
      </w:pPr>
      <w:bookmarkStart w:id="21" w:name="X9abb0b42957ac6c400bb04a98d5ac6bf2ef83d8"/>
      <w:r>
        <w:rPr>
          <w:rFonts w:hint="default" w:ascii="Times New Roman" w:hAnsi="Times New Roman" w:cs="Times New Roman"/>
        </w:rPr>
        <w:t xml:space="preserve">4.1.4.1 </w:t>
      </w:r>
      <w:r>
        <w:rPr>
          <w:rFonts w:hint="default" w:ascii="Times New Roman" w:hAnsi="Times New Roman" w:cs="Times New Roman"/>
        </w:rPr>
        <w:t>关于"流形约束"的数学严格性</w:t>
      </w:r>
    </w:p>
    <w:p w14:paraId="2B9ED542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论文标题中"Manifold"一词在严格数学意义上存在术语偏差：</w:t>
      </w:r>
    </w:p>
    <w:p w14:paraId="57B291DD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Birkhoff </w:t>
      </w:r>
      <w:r>
        <w:rPr>
          <w:rFonts w:hint="default" w:ascii="Times New Roman" w:hAnsi="Times New Roman" w:cs="Times New Roman"/>
        </w:rPr>
        <w:t>多面体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是一个凸多面体（Convex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Polytope），维度为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，其边界由有限个线性不等式定义，不具备光滑流形（Smooth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Manifold）结构</w:t>
      </w:r>
    </w:p>
    <w:p w14:paraId="5C29910B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多面体的棱和顶点处不可微，不满足微分流形的光滑性条件</w:t>
      </w:r>
    </w:p>
    <w:p w14:paraId="406FE4E7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的投影目标为多面体相对内部（通过</w:t>
      </w:r>
      <w:r>
        <w:rPr>
          <w:rFonts w:hint="default" w:ascii="Times New Roman" w:hAnsi="Times New Roman" w:cs="Times New Roman"/>
        </w:rPr>
        <w:t xml:space="preserve"> Sinkhorn-Knopp </w:t>
      </w:r>
      <w:r>
        <w:rPr>
          <w:rFonts w:hint="default" w:ascii="Times New Roman" w:hAnsi="Times New Roman" w:cs="Times New Roman"/>
        </w:rPr>
        <w:t>收敛到严格正矩阵区域），而非边界</w:t>
      </w:r>
    </w:p>
    <w:p w14:paraId="502C2835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然而，从工程角度看，选择凸多面体作为约束空间具有两方面合理性：</w:t>
      </w:r>
    </w:p>
    <w:p w14:paraId="2F0A952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计算效率</w:t>
      </w:r>
      <w:r>
        <w:rPr>
          <w:rFonts w:hint="default" w:ascii="Times New Roman" w:hAnsi="Times New Roman" w:cs="Times New Roman"/>
        </w:rPr>
        <w:t>：凸集投影具有唯一性，且</w:t>
      </w:r>
      <w:r>
        <w:rPr>
          <w:rFonts w:hint="default" w:ascii="Times New Roman" w:hAnsi="Times New Roman" w:cs="Times New Roman"/>
        </w:rPr>
        <w:t xml:space="preserve"> Sinkhorn-Knopp </w:t>
      </w:r>
      <w:r>
        <w:rPr>
          <w:rFonts w:hint="default" w:ascii="Times New Roman" w:hAnsi="Times New Roman" w:cs="Times New Roman"/>
        </w:rPr>
        <w:t>算法复杂度仅为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次迭代，每次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的归一化操作）。相比之下，向光滑流形投影通常需要求解非线性优化问题。</w:t>
      </w:r>
    </w:p>
    <w:p w14:paraId="0EA07A9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高维等价性</w:t>
      </w:r>
      <w:r>
        <w:rPr>
          <w:rFonts w:hint="default" w:ascii="Times New Roman" w:hAnsi="Times New Roman" w:cs="Times New Roman"/>
        </w:rPr>
        <w:t>：在高维空间中（扩展率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≥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4</m:t>
        </m:r>
      </m:oMath>
      <w:r>
        <w:rPr>
          <w:rFonts w:hint="default" w:ascii="Times New Roman" w:hAnsi="Times New Roman" w:cs="Times New Roman"/>
        </w:rPr>
        <w:t>），Birkhoff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多面体的体积高度集中于"表面"附近（类似高维球体的体积集中现象），内部几乎为空。因此，"约束到多面体内部"与"约束到流形表面"在实际效果上几乎等价。这一现象可用以下估计定量描述：</w:t>
      </w:r>
    </w:p>
    <w:p w14:paraId="71E72E9B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Vol(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p"/>
                      <m:scr m:val="script"/>
                    </m:rPr>
                    <w:rPr>
                      <w:rFonts w:hint="default" w:ascii="Times New Roman" w:hAnsi="Times New Roman" w:eastAsia="MS Mincho" w:cs="MS Mincho"/>
                      <w:b w:val="0"/>
                      <w:i w:val="0"/>
                    </w:rPr>
                    <m:t>ℬ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1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−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ϵ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))</m:t>
              </m:r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Vol(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  <m:sty m:val="p"/>
                      <m:scr m:val="script"/>
                    </m:rPr>
                    <w:rPr>
                      <w:rFonts w:hint="default" w:ascii="Times New Roman" w:hAnsi="Times New Roman" w:eastAsia="MS Mincho" w:cs="MS Mincho"/>
                      <w:b w:val="0"/>
                      <w:i w:val="0"/>
                    </w:rPr>
                    <m:t>ℬ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)</m:t>
              </m:r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→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0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as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→∞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(24)</m:t>
          </m:r>
        </m:oMath>
      </m:oMathPara>
    </w:p>
    <w:p w14:paraId="5B328C76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ϵ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为按比例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ϵ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缩放的内部区域。</w:t>
      </w:r>
    </w:p>
    <w:bookmarkEnd w:id="21"/>
    <w:p w14:paraId="7EFC2D31">
      <w:pPr>
        <w:pStyle w:val="6"/>
        <w:rPr>
          <w:rFonts w:hint="default" w:ascii="Times New Roman" w:hAnsi="Times New Roman" w:cs="Times New Roman"/>
        </w:rPr>
      </w:pPr>
      <w:bookmarkStart w:id="22" w:name="X3bdc1e4588cb27261d73b5a007f5877dd9a7dde"/>
      <w:r>
        <w:rPr>
          <w:rFonts w:hint="default" w:ascii="Times New Roman" w:hAnsi="Times New Roman" w:cs="Times New Roman"/>
        </w:rPr>
        <w:t xml:space="preserve">4.1.4.2 </w:t>
      </w:r>
      <w:r>
        <w:rPr>
          <w:rFonts w:hint="default" w:ascii="Times New Roman" w:hAnsi="Times New Roman" w:cs="Times New Roman"/>
        </w:rPr>
        <w:t>与最优传输的联系</w:t>
      </w:r>
    </w:p>
    <w:p w14:paraId="063C34C2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Sinkhorn-Knopp </w:t>
      </w:r>
      <w:r>
        <w:rPr>
          <w:rFonts w:hint="default" w:ascii="Times New Roman" w:hAnsi="Times New Roman" w:cs="Times New Roman"/>
        </w:rPr>
        <w:t>算法在最优传输（Optimal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Transport）领域被广泛应用，用于求解熵正则化的</w:t>
      </w:r>
      <w:r>
        <w:rPr>
          <w:rFonts w:hint="default" w:ascii="Times New Roman" w:hAnsi="Times New Roman" w:cs="Times New Roman"/>
        </w:rPr>
        <w:t xml:space="preserve"> Kantorovich </w:t>
      </w:r>
      <w:r>
        <w:rPr>
          <w:rFonts w:hint="default" w:ascii="Times New Roman" w:hAnsi="Times New Roman" w:cs="Times New Roman"/>
        </w:rPr>
        <w:t>问题。mHC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的流形投影本质上等价于在残差混合矩阵上施加最优传输约束：各路径间的信号传递满足"质量守恒"——总信号量既不增加（防止爆炸）也不减少（防止消失），仅在路径间重新分配。</w:t>
      </w:r>
    </w:p>
    <w:p w14:paraId="5F5CA92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这一联系提供了</w:t>
      </w:r>
      <w:r>
        <w:rPr>
          <w:rFonts w:hint="default" w:ascii="Times New Roman" w:hAnsi="Times New Roman" w:cs="Times New Roman"/>
        </w:rPr>
        <w:t xml:space="preserve"> mHC </w:t>
      </w:r>
      <w:r>
        <w:rPr>
          <w:rFonts w:hint="default" w:ascii="Times New Roman" w:hAnsi="Times New Roman" w:cs="Times New Roman"/>
        </w:rPr>
        <w:t>有效性的另一角度理解：多路径残差连接本质上是一个信号传输网络，双随机约束保证了该网络的传输效率恒为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1（无损传输）。</w:t>
      </w:r>
    </w:p>
    <w:bookmarkEnd w:id="22"/>
    <w:p w14:paraId="491BA6CB">
      <w:pPr>
        <w:pStyle w:val="6"/>
        <w:rPr>
          <w:rFonts w:hint="default" w:ascii="Times New Roman" w:hAnsi="Times New Roman" w:cs="Times New Roman"/>
        </w:rPr>
      </w:pPr>
      <w:bookmarkStart w:id="23" w:name="X90ea251b19a155b4706934385f74c30aca430d7"/>
      <w:r>
        <w:rPr>
          <w:rFonts w:hint="default" w:ascii="Times New Roman" w:hAnsi="Times New Roman" w:cs="Times New Roman"/>
        </w:rPr>
        <w:t xml:space="preserve">4.1.4.3 Sinkhorn-Knopp </w:t>
      </w:r>
      <w:r>
        <w:rPr>
          <w:rFonts w:hint="default" w:ascii="Times New Roman" w:hAnsi="Times New Roman" w:cs="Times New Roman"/>
        </w:rPr>
        <w:t>的可微性</w:t>
      </w:r>
    </w:p>
    <w:p w14:paraId="1C459D55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的端到端训练要求</w:t>
      </w:r>
      <w:r>
        <w:rPr>
          <w:rFonts w:hint="default" w:ascii="Times New Roman" w:hAnsi="Times New Roman" w:cs="Times New Roman"/>
        </w:rPr>
        <w:t xml:space="preserve"> Sinkhorn-Knopp </w:t>
      </w:r>
      <w:r>
        <w:rPr>
          <w:rFonts w:hint="default" w:ascii="Times New Roman" w:hAnsi="Times New Roman" w:cs="Times New Roman"/>
        </w:rPr>
        <w:t>迭代过程可微（梯度可通过投影操作回传）。这通过以下机制实现：</w:t>
      </w:r>
    </w:p>
    <w:p w14:paraId="71E65C69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行/列归一化操作本质为</w:t>
      </w:r>
      <w:r>
        <w:rPr>
          <w:rFonts w:hint="default" w:ascii="Times New Roman" w:hAnsi="Times New Roman" w:cs="Times New Roman"/>
        </w:rPr>
        <w:t xml:space="preserve"> softmax </w:t>
      </w:r>
      <w:r>
        <w:rPr>
          <w:rFonts w:hint="default" w:ascii="Times New Roman" w:hAnsi="Times New Roman" w:cs="Times New Roman"/>
        </w:rPr>
        <w:t>变体，其雅可比矩阵有解析形式</w:t>
      </w:r>
    </w:p>
    <w:p w14:paraId="26C51888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步迭代展开为计算图的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层链式结构，可直接通过自动微分系统处理</w:t>
      </w:r>
    </w:p>
    <w:p w14:paraId="20BE4E07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实践中采用定步数展开（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20</m:t>
        </m:r>
      </m:oMath>
      <w:r>
        <w:rPr>
          <w:rFonts w:hint="default" w:ascii="Times New Roman" w:hAnsi="Times New Roman" w:cs="Times New Roman"/>
        </w:rPr>
        <w:t>），避免动态收敛判断带来的计算图不确定性</w:t>
      </w:r>
    </w:p>
    <w:p w14:paraId="6FAE1255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隐式微分的替代方案：理论上可对收敛后的不动点使用隐式函数定理计算梯度（节省内存），但</w:t>
      </w:r>
      <w:r>
        <w:rPr>
          <w:rFonts w:hint="default" w:ascii="Times New Roman" w:hAnsi="Times New Roman" w:cs="Times New Roman"/>
        </w:rPr>
        <w:t xml:space="preserve"> DeepSeek </w:t>
      </w:r>
      <w:r>
        <w:rPr>
          <w:rFonts w:hint="default" w:ascii="Times New Roman" w:hAnsi="Times New Roman" w:cs="Times New Roman"/>
        </w:rPr>
        <w:t>选择了显式展开方案（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20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步前向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反向），因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4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时矩阵尺寸仅为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×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4</m:t>
        </m:r>
      </m:oMath>
      <w:r>
        <w:rPr>
          <w:rFonts w:hint="default" w:ascii="Times New Roman" w:hAnsi="Times New Roman" w:cs="Times New Roman"/>
        </w:rPr>
        <w:t>，显式展开的额外开销可忽略。</w:t>
      </w:r>
    </w:p>
    <w:bookmarkEnd w:id="23"/>
    <w:p w14:paraId="68B17B89">
      <w:pPr>
        <w:pStyle w:val="6"/>
        <w:rPr>
          <w:rFonts w:hint="default" w:ascii="Times New Roman" w:hAnsi="Times New Roman" w:cs="Times New Roman"/>
        </w:rPr>
      </w:pPr>
      <w:bookmarkStart w:id="24" w:name="X69c0fffa6b5cf1fafeadd31e134e3aeaa1985ef"/>
      <w:r>
        <w:rPr>
          <w:rFonts w:hint="default" w:ascii="Times New Roman" w:hAnsi="Times New Roman" w:cs="Times New Roman"/>
        </w:rPr>
        <w:t xml:space="preserve">4.1.4.4 </w:t>
      </w:r>
      <w:r>
        <w:rPr>
          <w:rFonts w:hint="default" w:ascii="Times New Roman" w:hAnsi="Times New Roman" w:cs="Times New Roman"/>
        </w:rPr>
        <w:t>与</w:t>
      </w:r>
      <w:r>
        <w:rPr>
          <w:rFonts w:hint="default" w:ascii="Times New Roman" w:hAnsi="Times New Roman" w:cs="Times New Roman"/>
        </w:rPr>
        <w:t xml:space="preserve"> Layer Normalization </w:t>
      </w:r>
      <w:r>
        <w:rPr>
          <w:rFonts w:hint="default" w:ascii="Times New Roman" w:hAnsi="Times New Roman" w:cs="Times New Roman"/>
        </w:rPr>
        <w:t>的互补关系</w:t>
      </w:r>
    </w:p>
    <w:p w14:paraId="1E280333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Layer </w:t>
      </w:r>
      <w:r>
        <w:rPr>
          <w:rFonts w:hint="default" w:ascii="Times New Roman" w:hAnsi="Times New Roman" w:cs="Times New Roman"/>
        </w:rPr>
        <w:t>Normalization（Ba</w:t>
      </w:r>
      <w:r>
        <w:rPr>
          <w:rFonts w:hint="default" w:ascii="Times New Roman" w:hAnsi="Times New Roman" w:cs="Times New Roman"/>
        </w:rPr>
        <w:t xml:space="preserve"> et al., </w:t>
      </w:r>
      <w:r>
        <w:rPr>
          <w:rFonts w:hint="default" w:ascii="Times New Roman" w:hAnsi="Times New Roman" w:cs="Times New Roman"/>
        </w:rPr>
        <w:t>2016）通过归一化隐状态的幅值来稳定训练：</w:t>
      </w:r>
    </w:p>
    <w:p w14:paraId="67AFA176">
      <w:pPr>
        <w:pStyle w:val="3"/>
        <w:rPr>
          <w:rFonts w:hint="default"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LayerNorm(</m:t>
          </m:r>
          <m:r>
            <m:rPr>
              <m:nor/>
              <m:sty m:val="b"/>
            </m:rPr>
            <w:rPr>
              <w:rFonts w:hint="default" w:ascii="Times New Roman" w:hAnsi="Times New Roman" w:cs="Times New Roman"/>
              <w:b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−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μ</m:t>
              </m:r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σ</m:t>
              </m:r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⋅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γ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+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β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(25)</m:t>
          </m:r>
        </m:oMath>
      </m:oMathPara>
    </w:p>
    <w:p w14:paraId="14404EFA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通过约束混合矩阵的谱范数来稳定训练。两者作用于不同维度：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1CEB0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91BBE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维度</w:t>
            </w:r>
          </w:p>
        </w:tc>
        <w:tc>
          <w:p w14:paraId="4856CC4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LayerNorm</w:t>
            </w:r>
          </w:p>
        </w:tc>
        <w:tc>
          <w:p w14:paraId="7102A47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mHC</w:t>
            </w:r>
          </w:p>
        </w:tc>
      </w:tr>
      <w:tr w14:paraId="0E0A7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62A29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作用对象</w:t>
            </w:r>
          </w:p>
        </w:tc>
        <w:tc>
          <w:p w14:paraId="4B294C0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隐状态向量（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d</m:t>
              </m:r>
            </m:oMath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维）</w:t>
            </w:r>
          </w:p>
        </w:tc>
        <w:tc>
          <w:p w14:paraId="4634419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残差混合矩阵（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×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</m:oMath>
            <w:r>
              <w:rPr>
                <w:rFonts w:hint="default" w:ascii="Times New Roman" w:hAnsi="Times New Roman" w:cs="Times New Roman"/>
              </w:rPr>
              <w:t>）</w:t>
            </w:r>
          </w:p>
        </w:tc>
      </w:tr>
      <w:tr w14:paraId="54985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2BFBE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稳定机制</w:t>
            </w:r>
          </w:p>
        </w:tc>
        <w:tc>
          <w:p w14:paraId="358DC8D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二阶矩归一化</w:t>
            </w:r>
          </w:p>
        </w:tc>
        <w:tc>
          <w:p w14:paraId="75380DE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谱范数有界</w:t>
            </w:r>
          </w:p>
        </w:tc>
      </w:tr>
      <w:tr w14:paraId="01C48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3A1AA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控制目标</w:t>
            </w:r>
          </w:p>
        </w:tc>
        <w:tc>
          <w:p w14:paraId="0897C4B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表征尺度</w:t>
            </w:r>
          </w:p>
        </w:tc>
        <w:tc>
          <w:p w14:paraId="14DEEAE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层间增益</w:t>
            </w:r>
          </w:p>
        </w:tc>
      </w:tr>
    </w:tbl>
    <w:p w14:paraId="62130E7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两者的组合使用（Pre-Norm</w:t>
      </w:r>
      <w:r>
        <w:rPr>
          <w:rFonts w:hint="default" w:ascii="Times New Roman" w:hAnsi="Times New Roman" w:cs="Times New Roman"/>
        </w:rPr>
        <w:t xml:space="preserve"> + </w:t>
      </w:r>
      <w:r>
        <w:rPr>
          <w:rFonts w:hint="default" w:ascii="Times New Roman" w:hAnsi="Times New Roman" w:cs="Times New Roman"/>
        </w:rPr>
        <w:t>mHC）从表征尺度和层间增益两个维度同时保证训练稳定性。</w:t>
      </w:r>
    </w:p>
    <w:bookmarkEnd w:id="24"/>
    <w:p w14:paraId="6D5C9158">
      <w:pPr>
        <w:pStyle w:val="6"/>
        <w:rPr>
          <w:rFonts w:hint="default" w:ascii="Times New Roman" w:hAnsi="Times New Roman" w:cs="Times New Roman"/>
        </w:rPr>
      </w:pPr>
      <w:bookmarkStart w:id="25" w:name="X378d2f5c75ffa528979ed08c2c83f78f4226eaa"/>
      <w:r>
        <w:rPr>
          <w:rFonts w:hint="default" w:ascii="Times New Roman" w:hAnsi="Times New Roman" w:cs="Times New Roman"/>
        </w:rPr>
        <w:t xml:space="preserve">4.1.4.5 </w:t>
      </w:r>
      <w:r>
        <w:rPr>
          <w:rFonts w:hint="default" w:ascii="Times New Roman" w:hAnsi="Times New Roman" w:cs="Times New Roman"/>
        </w:rPr>
        <w:t>与</w:t>
      </w:r>
      <w:r>
        <w:rPr>
          <w:rFonts w:hint="default" w:ascii="Times New Roman" w:hAnsi="Times New Roman" w:cs="Times New Roman"/>
        </w:rPr>
        <w:t xml:space="preserve"> DeepSeek </w:t>
      </w:r>
      <w:r>
        <w:rPr>
          <w:rFonts w:hint="default" w:ascii="Times New Roman" w:hAnsi="Times New Roman" w:cs="Times New Roman"/>
        </w:rPr>
        <w:t>后续模型的关联</w:t>
      </w:r>
    </w:p>
    <w:p w14:paraId="14377A0A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DeepSeek </w:t>
      </w:r>
      <w:r>
        <w:rPr>
          <w:rFonts w:hint="default" w:ascii="Times New Roman" w:hAnsi="Times New Roman" w:cs="Times New Roman"/>
        </w:rPr>
        <w:t>的技术报告发布节奏通常预示其下一代模型的架构方向。综合以下信号：</w:t>
      </w:r>
    </w:p>
    <w:p w14:paraId="63B6252E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论文由创始人梁文峰挂名通讯作者</w:t>
      </w:r>
    </w:p>
    <w:p w14:paraId="1134C15B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发布时间点（2025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年</w:t>
      </w:r>
      <w:r>
        <w:rPr>
          <w:rFonts w:hint="default" w:ascii="Times New Roman" w:hAnsi="Times New Roman" w:cs="Times New Roman"/>
        </w:rPr>
        <w:t xml:space="preserve"> 12 </w:t>
      </w:r>
      <w:r>
        <w:rPr>
          <w:rFonts w:hint="default" w:ascii="Times New Roman" w:hAnsi="Times New Roman" w:cs="Times New Roman"/>
        </w:rPr>
        <w:t>月</w:t>
      </w:r>
      <w:r>
        <w:rPr>
          <w:rFonts w:hint="default" w:ascii="Times New Roman" w:hAnsi="Times New Roman" w:cs="Times New Roman"/>
        </w:rPr>
        <w:t xml:space="preserve"> 31 </w:t>
      </w:r>
      <w:r>
        <w:rPr>
          <w:rFonts w:hint="default" w:ascii="Times New Roman" w:hAnsi="Times New Roman" w:cs="Times New Roman"/>
        </w:rPr>
        <w:t>日）与预期的</w:t>
      </w:r>
      <w:r>
        <w:rPr>
          <w:rFonts w:hint="default" w:ascii="Times New Roman" w:hAnsi="Times New Roman" w:cs="Times New Roman"/>
        </w:rPr>
        <w:t xml:space="preserve"> DeepSeek-V4 </w:t>
      </w:r>
      <w:r>
        <w:rPr>
          <w:rFonts w:hint="default" w:ascii="Times New Roman" w:hAnsi="Times New Roman" w:cs="Times New Roman"/>
        </w:rPr>
        <w:t>发布窗口临近</w:t>
      </w:r>
    </w:p>
    <w:p w14:paraId="4AF1C9E0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已在万亿</w:t>
      </w:r>
      <w:r>
        <w:rPr>
          <w:rFonts w:hint="default" w:ascii="Times New Roman" w:hAnsi="Times New Roman" w:cs="Times New Roman"/>
        </w:rPr>
        <w:t xml:space="preserve"> token </w:t>
      </w:r>
      <w:r>
        <w:rPr>
          <w:rFonts w:hint="default" w:ascii="Times New Roman" w:hAnsi="Times New Roman" w:cs="Times New Roman"/>
        </w:rPr>
        <w:t>训练规模上验证有效性</w:t>
      </w:r>
    </w:p>
    <w:p w14:paraId="1D997861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Engram </w:t>
      </w:r>
      <w:r>
        <w:rPr>
          <w:rFonts w:hint="default" w:ascii="Times New Roman" w:hAnsi="Times New Roman" w:cs="Times New Roman"/>
        </w:rPr>
        <w:t>论文中的实验模型明确使用了</w:t>
      </w:r>
      <w:r>
        <w:rPr>
          <w:rFonts w:hint="default" w:ascii="Times New Roman" w:hAnsi="Times New Roman" w:cs="Times New Roman"/>
        </w:rPr>
        <w:t xml:space="preserve"> mHC </w:t>
      </w:r>
      <w:r>
        <w:rPr>
          <w:rFonts w:hint="default" w:ascii="Times New Roman" w:hAnsi="Times New Roman" w:cs="Times New Roman"/>
        </w:rPr>
        <w:t>作为层间连接（"Multi-head</w:t>
      </w:r>
      <w:r>
        <w:rPr>
          <w:rFonts w:hint="default" w:ascii="Times New Roman" w:hAnsi="Times New Roman" w:cs="Times New Roman"/>
        </w:rPr>
        <w:t xml:space="preserve"> Latent Attention with 32 heads connected to feed-forward networks through Manifold Constrained Hyper Connections with expansion rate </w:t>
      </w:r>
      <w:r>
        <w:rPr>
          <w:rFonts w:hint="default" w:ascii="Times New Roman" w:hAnsi="Times New Roman" w:cs="Times New Roman"/>
        </w:rPr>
        <w:t>4"）</w:t>
      </w:r>
    </w:p>
    <w:p w14:paraId="78ACC3C8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已确认为</w:t>
      </w:r>
      <w:r>
        <w:rPr>
          <w:rFonts w:hint="default" w:ascii="Times New Roman" w:hAnsi="Times New Roman" w:cs="Times New Roman"/>
        </w:rPr>
        <w:t xml:space="preserve"> DeepSeek </w:t>
      </w:r>
      <w:r>
        <w:rPr>
          <w:rFonts w:hint="default" w:ascii="Times New Roman" w:hAnsi="Times New Roman" w:cs="Times New Roman"/>
        </w:rPr>
        <w:t>下一代架构的基础组件。</w:t>
      </w:r>
    </w:p>
    <w:bookmarkEnd w:id="25"/>
    <w:p w14:paraId="6D2BEDC8">
      <w:pPr>
        <w:pStyle w:val="6"/>
        <w:rPr>
          <w:rFonts w:hint="default" w:ascii="Times New Roman" w:hAnsi="Times New Roman" w:cs="Times New Roman"/>
        </w:rPr>
      </w:pPr>
      <w:bookmarkStart w:id="26" w:name="Xe6d7a0bd301129e9b84713b3734d39988b4d1b6"/>
      <w:r>
        <w:rPr>
          <w:rFonts w:hint="default" w:ascii="Times New Roman" w:hAnsi="Times New Roman" w:cs="Times New Roman"/>
        </w:rPr>
        <w:t xml:space="preserve">4.1.4.6 </w:t>
      </w:r>
      <w:r>
        <w:rPr>
          <w:rFonts w:hint="default" w:ascii="Times New Roman" w:hAnsi="Times New Roman" w:cs="Times New Roman"/>
        </w:rPr>
        <w:t>局限性</w:t>
      </w:r>
    </w:p>
    <w:p w14:paraId="7B8399C3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扩展率的显存开销：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4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意味着残差流的宽度扩展</w:t>
      </w:r>
      <w:r>
        <w:rPr>
          <w:rFonts w:hint="default" w:ascii="Times New Roman" w:hAnsi="Times New Roman" w:cs="Times New Roman"/>
        </w:rPr>
        <w:t xml:space="preserve"> 4 </w:t>
      </w:r>
      <w:r>
        <w:rPr>
          <w:rFonts w:hint="default" w:ascii="Times New Roman" w:hAnsi="Times New Roman" w:cs="Times New Roman"/>
        </w:rPr>
        <w:t>倍，虽然不影响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FLOPs（仅增加逐元素操作），但激活显存增加</w:t>
      </w:r>
      <w:r>
        <w:rPr>
          <w:rFonts w:hint="default" w:ascii="Times New Roman" w:hAnsi="Times New Roman" w:cs="Times New Roman"/>
        </w:rPr>
        <w:t xml:space="preserve"> 4 </w:t>
      </w:r>
      <w:r>
        <w:rPr>
          <w:rFonts w:hint="default" w:ascii="Times New Roman" w:hAnsi="Times New Roman" w:cs="Times New Roman"/>
        </w:rPr>
        <w:t>倍，需配合激活重计算使用</w:t>
      </w:r>
    </w:p>
    <w:p w14:paraId="41C97716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小矩阵约束的表达力限制：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×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4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双随机矩阵仅有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9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个自由度，可能限制路径间信息流的表达能力</w:t>
      </w:r>
    </w:p>
    <w:p w14:paraId="6DA9DD0C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推理阶段无法省略：与训练专用的</w:t>
      </w:r>
      <w:r>
        <w:rPr>
          <w:rFonts w:hint="default" w:ascii="Times New Roman" w:hAnsi="Times New Roman" w:cs="Times New Roman"/>
        </w:rPr>
        <w:t xml:space="preserve"> Dropout </w:t>
      </w:r>
      <w:r>
        <w:rPr>
          <w:rFonts w:hint="default" w:ascii="Times New Roman" w:hAnsi="Times New Roman" w:cs="Times New Roman"/>
        </w:rPr>
        <w:t>不同，mHC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的投影操作在推理阶段仍需执行（因混合系数影响输出），增加推理开销</w:t>
      </w:r>
    </w:p>
    <w:bookmarkEnd w:id="20"/>
    <w:bookmarkEnd w:id="26"/>
    <w:p w14:paraId="6C94F613">
      <w:pPr>
        <w:pStyle w:val="5"/>
        <w:rPr>
          <w:rFonts w:hint="default" w:ascii="Times New Roman" w:hAnsi="Times New Roman" w:cs="Times New Roman"/>
        </w:rPr>
      </w:pPr>
      <w:bookmarkStart w:id="27" w:name="X5dd5d55b9b511ccdc476a6a1386472ba0b6afd5"/>
      <w:r>
        <w:rPr>
          <w:rFonts w:hint="default" w:ascii="Times New Roman" w:hAnsi="Times New Roman" w:cs="Times New Roman"/>
        </w:rPr>
        <w:t xml:space="preserve">4.1.5 </w:t>
      </w:r>
      <w:r>
        <w:rPr>
          <w:rFonts w:hint="default" w:ascii="Times New Roman" w:hAnsi="Times New Roman" w:cs="Times New Roman"/>
        </w:rPr>
        <w:t>本节小结</w:t>
      </w:r>
    </w:p>
    <w:p w14:paraId="6327CD30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通过引入双随机矩阵流形约束，解决了</w:t>
      </w:r>
      <w:r>
        <w:rPr>
          <w:rFonts w:hint="default" w:ascii="Times New Roman" w:hAnsi="Times New Roman" w:cs="Times New Roman"/>
        </w:rPr>
        <w:t xml:space="preserve"> HC </w:t>
      </w:r>
      <w:r>
        <w:rPr>
          <w:rFonts w:hint="default" w:ascii="Times New Roman" w:hAnsi="Times New Roman" w:cs="Times New Roman"/>
        </w:rPr>
        <w:t>架构的信号增益发散问题，在保留多路径残差连接优势的同时恢复了恒等映射性质。其核心贡献包括：</w:t>
      </w:r>
    </w:p>
    <w:p w14:paraId="18BCC000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理论层面：将残差混合矩阵约束到</w:t>
      </w:r>
      <w:r>
        <w:rPr>
          <w:rFonts w:hint="default" w:ascii="Times New Roman" w:hAnsi="Times New Roman" w:cs="Times New Roman"/>
        </w:rPr>
        <w:t xml:space="preserve"> Birkhoff </w:t>
      </w:r>
      <w:r>
        <w:rPr>
          <w:rFonts w:hint="default" w:ascii="Times New Roman" w:hAnsi="Times New Roman" w:cs="Times New Roman"/>
        </w:rPr>
        <w:t>多面体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ℬ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，利用双随机矩阵的乘法封闭性和谱范数有界性，从数学上保证任意深度网络的信号增益不超过</w:t>
      </w:r>
      <w:r>
        <w:rPr>
          <w:rFonts w:hint="default" w:ascii="Times New Roman" w:hAnsi="Times New Roman" w:cs="Times New Roman"/>
        </w:rPr>
        <w:t xml:space="preserve"> 1</w:t>
      </w:r>
    </w:p>
    <w:p w14:paraId="3FF40F2F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算法层面：采用</w:t>
      </w:r>
      <w:r>
        <w:rPr>
          <w:rFonts w:hint="default" w:ascii="Times New Roman" w:hAnsi="Times New Roman" w:cs="Times New Roman"/>
        </w:rPr>
        <w:t xml:space="preserve"> Sinkhorn-Knopp </w:t>
      </w:r>
      <w:r>
        <w:rPr>
          <w:rFonts w:hint="default" w:ascii="Times New Roman" w:hAnsi="Times New Roman" w:cs="Times New Roman"/>
        </w:rPr>
        <w:t>迭代（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20</m:t>
        </m:r>
      </m:oMath>
      <w:r>
        <w:rPr>
          <w:rFonts w:hint="default" w:ascii="Times New Roman" w:hAnsi="Times New Roman" w:cs="Times New Roman"/>
        </w:rPr>
        <w:t>）实现高效的流形投影，算法复杂度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O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</w:rPr>
        <w:t>，对小扩展率（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4</m:t>
        </m:r>
      </m:oMath>
      <w:r>
        <w:rPr>
          <w:rFonts w:hint="default" w:ascii="Times New Roman" w:hAnsi="Times New Roman" w:cs="Times New Roman"/>
        </w:rPr>
        <w:t>）几乎无计算开销</w:t>
      </w:r>
    </w:p>
    <w:p w14:paraId="5CC88EE1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工程层面：以</w:t>
      </w:r>
      <w:r>
        <w:rPr>
          <w:rFonts w:hint="default" w:ascii="Times New Roman" w:hAnsi="Times New Roman" w:cs="Times New Roman"/>
        </w:rPr>
        <w:t xml:space="preserve"> 6.7% </w:t>
      </w:r>
      <w:r>
        <w:rPr>
          <w:rFonts w:hint="default" w:ascii="Times New Roman" w:hAnsi="Times New Roman" w:cs="Times New Roman"/>
        </w:rPr>
        <w:t>的额外训练开销换取：(a)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训练稳定性——消除</w:t>
      </w:r>
      <w:r>
        <w:rPr>
          <w:rFonts w:hint="default" w:ascii="Times New Roman" w:hAnsi="Times New Roman" w:cs="Times New Roman"/>
        </w:rPr>
        <w:t xml:space="preserve"> HC </w:t>
      </w:r>
      <w:r>
        <w:rPr>
          <w:rFonts w:hint="default" w:ascii="Times New Roman" w:hAnsi="Times New Roman" w:cs="Times New Roman"/>
        </w:rPr>
        <w:t>的</w:t>
      </w:r>
      <w:r>
        <w:rPr>
          <w:rFonts w:hint="default" w:ascii="Times New Roman" w:hAnsi="Times New Roman" w:cs="Times New Roman"/>
        </w:rPr>
        <w:t xml:space="preserve"> 12k </w:t>
      </w:r>
      <w:r>
        <w:rPr>
          <w:rFonts w:hint="default" w:ascii="Times New Roman" w:hAnsi="Times New Roman" w:cs="Times New Roman"/>
        </w:rPr>
        <w:t>步崩溃问题；(b)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性能提升——BBH</w:t>
      </w:r>
      <w:r>
        <w:rPr>
          <w:rFonts w:hint="default" w:ascii="Times New Roman" w:hAnsi="Times New Roman" w:cs="Times New Roman"/>
        </w:rPr>
        <w:t xml:space="preserve"> +7.2、DROP +6.9、GSM8K </w:t>
      </w:r>
      <w:r>
        <w:rPr>
          <w:rFonts w:hint="default" w:ascii="Times New Roman" w:hAnsi="Times New Roman" w:cs="Times New Roman"/>
        </w:rPr>
        <w:t>+7.1（相比</w:t>
      </w:r>
      <w:r>
        <w:rPr>
          <w:rFonts w:hint="default" w:ascii="Times New Roman" w:hAnsi="Times New Roman" w:cs="Times New Roman"/>
        </w:rPr>
        <w:t xml:space="preserve"> Pre-Norm </w:t>
      </w:r>
      <w:r>
        <w:rPr>
          <w:rFonts w:hint="default" w:ascii="Times New Roman" w:hAnsi="Times New Roman" w:cs="Times New Roman"/>
        </w:rPr>
        <w:t>基线）</w:t>
      </w:r>
    </w:p>
    <w:p w14:paraId="47AE3E7D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mHC </w:t>
      </w:r>
      <w:r>
        <w:rPr>
          <w:rFonts w:hint="default" w:ascii="Times New Roman" w:hAnsi="Times New Roman" w:cs="Times New Roman"/>
        </w:rPr>
        <w:t>与</w:t>
      </w:r>
      <w:r>
        <w:rPr>
          <w:rFonts w:hint="default" w:ascii="Times New Roman" w:hAnsi="Times New Roman" w:cs="Times New Roman"/>
        </w:rPr>
        <w:t xml:space="preserve"> DeepSeek </w:t>
      </w:r>
      <w:r>
        <w:rPr>
          <w:rFonts w:hint="default" w:ascii="Times New Roman" w:hAnsi="Times New Roman" w:cs="Times New Roman"/>
        </w:rPr>
        <w:t>的</w:t>
      </w:r>
      <w:r>
        <w:rPr>
          <w:rFonts w:hint="default" w:ascii="Times New Roman" w:hAnsi="Times New Roman" w:cs="Times New Roman"/>
        </w:rPr>
        <w:t xml:space="preserve"> MoE、MLA、Engram </w:t>
      </w:r>
      <w:r>
        <w:rPr>
          <w:rFonts w:hint="default" w:ascii="Times New Roman" w:hAnsi="Times New Roman" w:cs="Times New Roman"/>
        </w:rPr>
        <w:t>共同构成了下一代大模型架构的核心组件栈，已在</w:t>
      </w:r>
      <w:r>
        <w:rPr>
          <w:rFonts w:hint="default" w:ascii="Times New Roman" w:hAnsi="Times New Roman" w:cs="Times New Roman"/>
        </w:rPr>
        <w:t xml:space="preserve"> Engram </w:t>
      </w:r>
      <w:r>
        <w:rPr>
          <w:rFonts w:hint="default" w:ascii="Times New Roman" w:hAnsi="Times New Roman" w:cs="Times New Roman"/>
        </w:rPr>
        <w:t>论文的实验模型中得到实际应用验证。</w:t>
      </w:r>
    </w:p>
    <w:p w14:paraId="22EC36B8">
      <w:pPr>
        <w:pStyle w:val="3"/>
        <w:rPr>
          <w:rFonts w:hint="default" w:ascii="Times New Roman" w:hAnsi="Times New Roman" w:cs="Times New Roman"/>
        </w:rPr>
      </w:pPr>
    </w:p>
    <w:bookmarkEnd w:id="2"/>
    <w:bookmarkEnd w:id="27"/>
    <w:p w14:paraId="31C77E52">
      <w:pPr>
        <w:pStyle w:val="4"/>
        <w:rPr>
          <w:rFonts w:hint="default" w:ascii="Times New Roman" w:hAnsi="Times New Roman" w:cs="Times New Roman"/>
        </w:rPr>
      </w:pPr>
      <w:bookmarkStart w:id="28" w:name="X8f30a9c3933a3580a7dd75f63ee9f1b9b060c22"/>
      <w:r>
        <w:rPr>
          <w:rFonts w:hint="default" w:ascii="Times New Roman" w:hAnsi="Times New Roman" w:cs="Times New Roman"/>
        </w:rPr>
        <w:t xml:space="preserve">4.2 </w:t>
      </w:r>
      <w:r>
        <w:rPr>
          <w:rFonts w:hint="default" w:ascii="Times New Roman" w:hAnsi="Times New Roman" w:cs="Times New Roman"/>
        </w:rPr>
        <w:t>条件记忆模块（Engram）：基于可扩展查找的稀疏记忆轴</w:t>
      </w:r>
    </w:p>
    <w:p w14:paraId="7DB1E045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大规模语言模型（Large</w:t>
      </w:r>
      <w:r>
        <w:rPr>
          <w:rFonts w:hint="default" w:ascii="Times New Roman" w:hAnsi="Times New Roman" w:cs="Times New Roman"/>
        </w:rPr>
        <w:t xml:space="preserve"> Language Models, </w:t>
      </w:r>
      <w:r>
        <w:rPr>
          <w:rFonts w:hint="default" w:ascii="Times New Roman" w:hAnsi="Times New Roman" w:cs="Times New Roman"/>
        </w:rPr>
        <w:t>LLMs）的推理过程中，知识检索与组合推理本质上是两类不同的计算需求：前者需要大容量参数存储，后者需要深层计算图。传统</w:t>
      </w:r>
      <w:r>
        <w:rPr>
          <w:rFonts w:hint="default" w:ascii="Times New Roman" w:hAnsi="Times New Roman" w:cs="Times New Roman"/>
        </w:rPr>
        <w:t xml:space="preserve"> Transformer </w:t>
      </w:r>
      <w:r>
        <w:rPr>
          <w:rFonts w:hint="default" w:ascii="Times New Roman" w:hAnsi="Times New Roman" w:cs="Times New Roman"/>
        </w:rPr>
        <w:t>架构将二者混合在同一个前馈网络（Feed-Forward</w:t>
      </w:r>
      <w:r>
        <w:rPr>
          <w:rFonts w:hint="default" w:ascii="Times New Roman" w:hAnsi="Times New Roman" w:cs="Times New Roman"/>
        </w:rPr>
        <w:t xml:space="preserve"> Network, </w:t>
      </w:r>
      <w:r>
        <w:rPr>
          <w:rFonts w:hint="default" w:ascii="Times New Roman" w:hAnsi="Times New Roman" w:cs="Times New Roman"/>
        </w:rPr>
        <w:t>FFN）中处理，导致计算资源分配效率低下。DeepSeek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提出的条件记忆模块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Engram（Cheng</w:t>
      </w:r>
      <w:r>
        <w:rPr>
          <w:rFonts w:hint="default" w:ascii="Times New Roman" w:hAnsi="Times New Roman" w:cs="Times New Roman"/>
        </w:rPr>
        <w:t xml:space="preserve"> et al., </w:t>
      </w:r>
      <w:r>
        <w:rPr>
          <w:rFonts w:hint="default" w:ascii="Times New Roman" w:hAnsi="Times New Roman" w:cs="Times New Roman"/>
        </w:rPr>
        <w:t>2026）通过引入</w:t>
      </w:r>
      <w:r>
        <w:rPr>
          <w:rFonts w:hint="default" w:ascii="Times New Roman" w:hAnsi="Times New Roman" w:cs="Times New Roman"/>
        </w:rPr>
        <w:t xml:space="preserve"> O(1) </w:t>
      </w:r>
      <w:r>
        <w:rPr>
          <w:rFonts w:hint="default" w:ascii="Times New Roman" w:hAnsi="Times New Roman" w:cs="Times New Roman"/>
        </w:rPr>
        <w:t>复杂度的查表机制，将静态知识检索从神经网络计算中分离，构成继混合专家（MoE）和稀疏注意力（DSA）之后的第三条稀疏化轴线。</w:t>
      </w:r>
    </w:p>
    <w:p w14:paraId="6426D462">
      <w:pPr>
        <w:pStyle w:val="5"/>
        <w:rPr>
          <w:rFonts w:hint="default" w:ascii="Times New Roman" w:hAnsi="Times New Roman" w:cs="Times New Roman"/>
        </w:rPr>
      </w:pPr>
      <w:bookmarkStart w:id="29" w:name="X41761315da1e567c3e4513fb34c7cf5479244e7"/>
      <w:r>
        <w:rPr>
          <w:rFonts w:hint="default" w:ascii="Times New Roman" w:hAnsi="Times New Roman" w:cs="Times New Roman"/>
        </w:rPr>
        <w:t xml:space="preserve">4.2.1 </w:t>
      </w:r>
      <w:r>
        <w:rPr>
          <w:rFonts w:hint="default" w:ascii="Times New Roman" w:hAnsi="Times New Roman" w:cs="Times New Roman"/>
        </w:rPr>
        <w:t>研究背景与问题定义</w:t>
      </w:r>
    </w:p>
    <w:p w14:paraId="5D19BD80">
      <w:pPr>
        <w:pStyle w:val="6"/>
        <w:rPr>
          <w:rFonts w:hint="default" w:ascii="Times New Roman" w:hAnsi="Times New Roman" w:cs="Times New Roman"/>
        </w:rPr>
      </w:pPr>
      <w:bookmarkStart w:id="30" w:name="Xee635e34736991c4d05242c3a8f5714f6721054"/>
      <w:r>
        <w:rPr>
          <w:rFonts w:hint="default" w:ascii="Times New Roman" w:hAnsi="Times New Roman" w:cs="Times New Roman"/>
        </w:rPr>
        <w:t xml:space="preserve">4.2.1.1 </w:t>
      </w:r>
      <w:r>
        <w:rPr>
          <w:rFonts w:hint="default" w:ascii="Times New Roman" w:hAnsi="Times New Roman" w:cs="Times New Roman"/>
        </w:rPr>
        <w:t>现有架构的局限性</w:t>
      </w:r>
    </w:p>
    <w:p w14:paraId="6ED06526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混合专家模型（Mixture-of-Experts,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MoE）通过条件计算（Conditional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Computation）实现了参数容量与计算开销的解耦，但其路由机制仍基于运行时隐状态的动态决策，本质上是"条件计算"而非"条件存储"。对于高频出现的固定知识模式（如实体名称、常见搭配），MoE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仍需通过专家网络的前向传播重建这些模式，造成计算资源浪费。</w:t>
      </w:r>
    </w:p>
    <w:p w14:paraId="10E30A4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N-gram </w:t>
      </w:r>
      <w:r>
        <w:rPr>
          <w:rFonts w:hint="default" w:ascii="Times New Roman" w:hAnsi="Times New Roman" w:cs="Times New Roman"/>
        </w:rPr>
        <w:t>语言模型（Shannon,</w:t>
      </w:r>
      <w:r>
        <w:rPr>
          <w:rFonts w:hint="default" w:ascii="Times New Roman" w:hAnsi="Times New Roman" w:cs="Times New Roman"/>
        </w:rPr>
        <w:t xml:space="preserve"> 1948; Brown et al., </w:t>
      </w:r>
      <w:r>
        <w:rPr>
          <w:rFonts w:hint="default" w:ascii="Times New Roman" w:hAnsi="Times New Roman" w:cs="Times New Roman"/>
        </w:rPr>
        <w:t>1992）曾是统计自然语言处理的核心方法，通过统计相邻</w:t>
      </w:r>
      <w:r>
        <w:rPr>
          <w:rFonts w:hint="default" w:ascii="Times New Roman" w:hAnsi="Times New Roman" w:cs="Times New Roman"/>
        </w:rPr>
        <w:t xml:space="preserve"> token </w:t>
      </w:r>
      <w:r>
        <w:rPr>
          <w:rFonts w:hint="default" w:ascii="Times New Roman" w:hAnsi="Times New Roman" w:cs="Times New Roman"/>
        </w:rPr>
        <w:t>的共现频率进行概率建模。其核心优势在于</w:t>
      </w:r>
      <w:r>
        <w:rPr>
          <w:rFonts w:hint="default" w:ascii="Times New Roman" w:hAnsi="Times New Roman" w:cs="Times New Roman"/>
        </w:rPr>
        <w:t xml:space="preserve"> O(1) </w:t>
      </w:r>
      <w:r>
        <w:rPr>
          <w:rFonts w:hint="default" w:ascii="Times New Roman" w:hAnsi="Times New Roman" w:cs="Times New Roman"/>
        </w:rPr>
        <w:t>的查找复杂度，但受限于数据稀疏性问题（未见过的</w:t>
      </w:r>
      <w:r>
        <w:rPr>
          <w:rFonts w:hint="default" w:ascii="Times New Roman" w:hAnsi="Times New Roman" w:cs="Times New Roman"/>
        </w:rPr>
        <w:t xml:space="preserve"> N-gram </w:t>
      </w:r>
      <w:r>
        <w:rPr>
          <w:rFonts w:hint="default" w:ascii="Times New Roman" w:hAnsi="Times New Roman" w:cs="Times New Roman"/>
        </w:rPr>
        <w:t>概率为零）而被神经网络方法取代。Engram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的设计思路是将</w:t>
      </w:r>
      <w:r>
        <w:rPr>
          <w:rFonts w:hint="default" w:ascii="Times New Roman" w:hAnsi="Times New Roman" w:cs="Times New Roman"/>
        </w:rPr>
        <w:t xml:space="preserve"> N-gram </w:t>
      </w:r>
      <w:r>
        <w:rPr>
          <w:rFonts w:hint="default" w:ascii="Times New Roman" w:hAnsi="Times New Roman" w:cs="Times New Roman"/>
        </w:rPr>
        <w:t>的查表效率与现代深度学习的端到端训练机制结合，构建参数化的、可微的条件记忆原语。</w:t>
      </w:r>
    </w:p>
    <w:bookmarkEnd w:id="30"/>
    <w:p w14:paraId="18751BC9">
      <w:pPr>
        <w:pStyle w:val="6"/>
        <w:rPr>
          <w:rFonts w:hint="default" w:ascii="Times New Roman" w:hAnsi="Times New Roman" w:cs="Times New Roman"/>
        </w:rPr>
      </w:pPr>
      <w:bookmarkStart w:id="31" w:name="X52a1cd742b9b5f0eb19059693941f0d8d4de33f"/>
      <w:r>
        <w:rPr>
          <w:rFonts w:hint="default" w:ascii="Times New Roman" w:hAnsi="Times New Roman" w:cs="Times New Roman"/>
        </w:rPr>
        <w:t xml:space="preserve">4.2.1.2 </w:t>
      </w:r>
      <w:r>
        <w:rPr>
          <w:rFonts w:hint="default" w:ascii="Times New Roman" w:hAnsi="Times New Roman" w:cs="Times New Roman"/>
        </w:rPr>
        <w:t>核心问题</w:t>
      </w:r>
    </w:p>
    <w:p w14:paraId="3358008D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本工作解决的核心问题可形式化为：在固定计算预算（FLOPs）和参数预算下，如何在条件计算（MoE）与条件记忆（Engram）之间进行最优资源分配（Sparsity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Allocation），以最小化语言建模损失。</w:t>
      </w:r>
    </w:p>
    <w:bookmarkEnd w:id="29"/>
    <w:bookmarkEnd w:id="31"/>
    <w:p w14:paraId="17917682">
      <w:pPr>
        <w:pStyle w:val="5"/>
        <w:rPr>
          <w:rFonts w:hint="default" w:ascii="Times New Roman" w:hAnsi="Times New Roman" w:cs="Times New Roman"/>
        </w:rPr>
      </w:pPr>
      <w:bookmarkStart w:id="32" w:name="X0983d07fbd905ae9711a78ad69fc4f5ed8c8721"/>
      <w:r>
        <w:rPr>
          <w:rFonts w:hint="default" w:ascii="Times New Roman" w:hAnsi="Times New Roman" w:cs="Times New Roman"/>
        </w:rPr>
        <w:t xml:space="preserve">4.2.2 Engram </w:t>
      </w:r>
      <w:r>
        <w:rPr>
          <w:rFonts w:hint="default" w:ascii="Times New Roman" w:hAnsi="Times New Roman" w:cs="Times New Roman"/>
        </w:rPr>
        <w:t>架构设计</w:t>
      </w:r>
    </w:p>
    <w:p w14:paraId="239792ED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Engram </w:t>
      </w:r>
      <w:r>
        <w:rPr>
          <w:rFonts w:hint="default" w:ascii="Times New Roman" w:hAnsi="Times New Roman" w:cs="Times New Roman"/>
        </w:rPr>
        <w:t>模块的完整计算流程包含四个阶段：分词压缩（Tokenizer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Compression）、N-gram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嵌入检索（N-gram</w:t>
      </w:r>
      <w:r>
        <w:rPr>
          <w:rFonts w:hint="default" w:ascii="Times New Roman" w:hAnsi="Times New Roman" w:cs="Times New Roman"/>
        </w:rPr>
        <w:t xml:space="preserve"> Embedding </w:t>
      </w:r>
      <w:r>
        <w:rPr>
          <w:rFonts w:hint="default" w:ascii="Times New Roman" w:hAnsi="Times New Roman" w:cs="Times New Roman"/>
        </w:rPr>
        <w:t>Retrieval）、上下文感知门控（Context-Aware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Gating）和特征融合（Feature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Fusion）。</w:t>
      </w:r>
    </w:p>
    <w:p w14:paraId="6DC13230">
      <w:pPr>
        <w:pStyle w:val="6"/>
        <w:rPr>
          <w:rFonts w:hint="default" w:ascii="Times New Roman" w:hAnsi="Times New Roman" w:cs="Times New Roman"/>
        </w:rPr>
      </w:pPr>
      <w:bookmarkStart w:id="33" w:name="Xa9bdcaf201b028e730a20df52308d2d312e6a34"/>
      <w:r>
        <w:rPr>
          <w:rFonts w:hint="default" w:ascii="Times New Roman" w:hAnsi="Times New Roman" w:cs="Times New Roman"/>
        </w:rPr>
        <w:t xml:space="preserve">4.2.2.1 </w:t>
      </w:r>
      <w:r>
        <w:rPr>
          <w:rFonts w:hint="default" w:ascii="Times New Roman" w:hAnsi="Times New Roman" w:cs="Times New Roman"/>
        </w:rPr>
        <w:t>分词压缩</w:t>
      </w:r>
    </w:p>
    <w:p w14:paraId="55254A7F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标准分词器对同一词的不同形态（大小写、前缀空格等）分配不同的</w:t>
      </w:r>
      <w:r>
        <w:rPr>
          <w:rFonts w:hint="default" w:ascii="Times New Roman" w:hAnsi="Times New Roman" w:cs="Times New Roman"/>
        </w:rPr>
        <w:t xml:space="preserve"> token </w:t>
      </w:r>
      <w:r>
        <w:rPr>
          <w:rFonts w:hint="default" w:ascii="Times New Roman" w:hAnsi="Times New Roman" w:cs="Times New Roman"/>
        </w:rPr>
        <w:t>ID，导致语义等价的</w:t>
      </w:r>
      <w:r>
        <w:rPr>
          <w:rFonts w:hint="default" w:ascii="Times New Roman" w:hAnsi="Times New Roman" w:cs="Times New Roman"/>
        </w:rPr>
        <w:t xml:space="preserve"> N-gram </w:t>
      </w:r>
      <w:r>
        <w:rPr>
          <w:rFonts w:hint="default" w:ascii="Times New Roman" w:hAnsi="Times New Roman" w:cs="Times New Roman"/>
        </w:rPr>
        <w:t>被映射到不同的嵌入表条目。Engram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引入满射函数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:</m:t>
        </m:r>
        <m:r>
          <m:rPr>
            <m:nor/>
            <m:sty m:val="p"/>
            <m:scr m:val="script"/>
          </m:rPr>
          <w:rPr>
            <w:rFonts w:hint="default" w:ascii="Times New Roman" w:hAnsi="Times New Roman" w:eastAsia="MS Mincho" w:cs="MS Mincho"/>
            <w:b w:val="0"/>
            <w:i w:val="0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进行规范化映射：</w:t>
      </w:r>
    </w:p>
    <w:p w14:paraId="5E61CAA8">
      <w:pPr>
        <w:pStyle w:val="3"/>
        <w:rPr>
          <w:rFonts w:hint="default" w:ascii="Times New Roman" w:hAnsi="Times New Roman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)=Dedup(Collapse(NFD(NFKC(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))))</m:t>
          </m:r>
        </m:oMath>
      </m:oMathPara>
    </w:p>
    <w:p w14:paraId="6A10916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</w:t>
      </w:r>
      <w:r>
        <w:rPr>
          <w:rFonts w:hint="default" w:ascii="Times New Roman" w:hAnsi="Times New Roman" w:cs="Times New Roman"/>
        </w:rPr>
        <w:t xml:space="preserve"> NFKC 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cs="Times New Roman"/>
        </w:rPr>
        <w:t xml:space="preserve"> Unicode </w:t>
      </w:r>
      <w:r>
        <w:rPr>
          <w:rFonts w:hint="default" w:ascii="Times New Roman" w:hAnsi="Times New Roman" w:cs="Times New Roman"/>
        </w:rPr>
        <w:t>兼容分解，NFD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为标准分解后去除变音符号，Collapse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为空白字符折叠与小写化，Dedup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为基于规范化文本的等价类合并。该映射将</w:t>
      </w:r>
      <w:r>
        <w:rPr>
          <w:rFonts w:hint="default" w:ascii="Times New Roman" w:hAnsi="Times New Roman" w:cs="Times New Roman"/>
        </w:rPr>
        <w:t xml:space="preserve"> 128k </w:t>
      </w:r>
      <w:r>
        <w:rPr>
          <w:rFonts w:hint="default" w:ascii="Times New Roman" w:hAnsi="Times New Roman" w:cs="Times New Roman"/>
        </w:rPr>
        <w:t>词表压缩约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23%，显著提升嵌入表的条目利用密度。</w:t>
      </w:r>
    </w:p>
    <w:p w14:paraId="341CC15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表11：分词压缩的合并统计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6D47C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AEBC1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规范化形式</w:t>
            </w:r>
          </w:p>
        </w:tc>
        <w:tc>
          <w:p w14:paraId="25A86A0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合并的原始</w:t>
            </w:r>
            <w:r>
              <w:rPr>
                <w:rFonts w:hint="default" w:ascii="Times New Roman" w:hAnsi="Times New Roman" w:cs="Times New Roman"/>
              </w:rPr>
              <w:t xml:space="preserve"> token </w:t>
            </w:r>
            <w:r>
              <w:rPr>
                <w:rFonts w:hint="default" w:ascii="Times New Roman" w:hAnsi="Times New Roman" w:cs="Times New Roman"/>
              </w:rPr>
              <w:t>数</w:t>
            </w:r>
          </w:p>
        </w:tc>
        <w:tc>
          <w:p w14:paraId="50AF486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示例</w:t>
            </w:r>
          </w:p>
        </w:tc>
      </w:tr>
      <w:tr w14:paraId="41F20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C9396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空白字符</w:t>
            </w:r>
          </w:p>
        </w:tc>
        <w:tc>
          <w:p w14:paraId="11114B9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163</w:t>
            </w:r>
          </w:p>
        </w:tc>
        <w:tc>
          <w:p w14:paraId="6DEA270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" ", "\t", "\n" → </w:t>
            </w:r>
            <w:r>
              <w:rPr>
                <w:rFonts w:hint="default" w:ascii="Times New Roman" w:hAnsi="Times New Roman" w:cs="Times New Roman"/>
              </w:rPr>
              <w:t>同一</w:t>
            </w:r>
            <w:r>
              <w:rPr>
                <w:rFonts w:hint="default" w:ascii="Times New Roman" w:hAnsi="Times New Roman" w:cs="Times New Roman"/>
              </w:rPr>
              <w:t xml:space="preserve"> ID</w:t>
            </w:r>
          </w:p>
        </w:tc>
      </w:tr>
      <w:tr w14:paraId="62279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6FFD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'a'</w:t>
            </w:r>
          </w:p>
        </w:tc>
        <w:tc>
          <w:p w14:paraId="01797A7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54</w:t>
            </w:r>
          </w:p>
        </w:tc>
        <w:tc>
          <w:p w14:paraId="7B9F6C0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"A", "a", " a", " A" → </w:t>
            </w:r>
            <w:r>
              <w:rPr>
                <w:rFonts w:hint="default" w:ascii="Times New Roman" w:hAnsi="Times New Roman" w:cs="Times New Roman"/>
              </w:rPr>
              <w:t>同一</w:t>
            </w:r>
            <w:r>
              <w:rPr>
                <w:rFonts w:hint="default" w:ascii="Times New Roman" w:hAnsi="Times New Roman" w:cs="Times New Roman"/>
              </w:rPr>
              <w:t xml:space="preserve"> ID</w:t>
            </w:r>
          </w:p>
        </w:tc>
      </w:tr>
      <w:tr w14:paraId="575A8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8F8B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'o'</w:t>
            </w:r>
          </w:p>
        </w:tc>
        <w:tc>
          <w:p w14:paraId="01F7ADA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40</w:t>
            </w:r>
          </w:p>
        </w:tc>
        <w:tc>
          <w:p w14:paraId="094D3F8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"O", "o", " o", " O" → </w:t>
            </w:r>
            <w:r>
              <w:rPr>
                <w:rFonts w:hint="default" w:ascii="Times New Roman" w:hAnsi="Times New Roman" w:cs="Times New Roman"/>
              </w:rPr>
              <w:t>同一</w:t>
            </w:r>
            <w:r>
              <w:rPr>
                <w:rFonts w:hint="default" w:ascii="Times New Roman" w:hAnsi="Times New Roman" w:cs="Times New Roman"/>
              </w:rPr>
              <w:t xml:space="preserve"> ID</w:t>
            </w:r>
          </w:p>
        </w:tc>
      </w:tr>
      <w:bookmarkEnd w:id="33"/>
    </w:tbl>
    <w:p w14:paraId="0204E023">
      <w:pPr>
        <w:pStyle w:val="6"/>
        <w:rPr>
          <w:rFonts w:hint="default" w:ascii="Times New Roman" w:hAnsi="Times New Roman" w:cs="Times New Roman"/>
        </w:rPr>
      </w:pPr>
      <w:bookmarkStart w:id="34" w:name="Xf223669339ad5b57c6b97685e5dc27f37774420"/>
      <w:r>
        <w:rPr>
          <w:rFonts w:hint="default" w:ascii="Times New Roman" w:hAnsi="Times New Roman" w:cs="Times New Roman"/>
        </w:rPr>
        <w:t xml:space="preserve">4.2.2.2 N-gram </w:t>
      </w:r>
      <w:r>
        <w:rPr>
          <w:rFonts w:hint="default" w:ascii="Times New Roman" w:hAnsi="Times New Roman" w:cs="Times New Roman"/>
        </w:rPr>
        <w:t>嵌入检索</w:t>
      </w:r>
    </w:p>
    <w:p w14:paraId="71590CB9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对于位置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的</w:t>
      </w:r>
      <w:r>
        <w:rPr>
          <w:rFonts w:hint="default" w:ascii="Times New Roman" w:hAnsi="Times New Roman" w:cs="Times New Roman"/>
        </w:rPr>
        <w:t xml:space="preserve"> token </w:t>
      </w:r>
      <w:r>
        <w:rPr>
          <w:rFonts w:hint="default" w:ascii="Times New Roman" w:hAnsi="Times New Roman" w:cs="Times New Roman"/>
        </w:rPr>
        <w:t>序列，Engram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提取后缀</w:t>
      </w:r>
      <w:r>
        <w:rPr>
          <w:rFonts w:hint="default" w:ascii="Times New Roman" w:hAnsi="Times New Roman" w:cs="Times New Roman"/>
        </w:rPr>
        <w:t xml:space="preserve"> N-gram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g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+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,…,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</w:rPr>
        <w:t>，其中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为压缩后的</w:t>
      </w:r>
      <w:r>
        <w:rPr>
          <w:rFonts w:hint="default" w:ascii="Times New Roman" w:hAnsi="Times New Roman" w:cs="Times New Roman"/>
        </w:rPr>
        <w:t xml:space="preserve"> token </w:t>
      </w:r>
      <w:r>
        <w:rPr>
          <w:rFonts w:hint="default" w:ascii="Times New Roman" w:hAnsi="Times New Roman" w:cs="Times New Roman"/>
        </w:rPr>
        <w:t>ID，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∈{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3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}</m:t>
        </m:r>
      </m:oMath>
      <w:r>
        <w:rPr>
          <w:rFonts w:hint="default" w:ascii="Times New Roman" w:hAnsi="Times New Roman" w:cs="Times New Roman"/>
        </w:rPr>
        <w:t>。</w:t>
      </w:r>
    </w:p>
    <w:p w14:paraId="3C90364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每个</w:t>
      </w:r>
      <w:r>
        <w:rPr>
          <w:rFonts w:hint="default" w:ascii="Times New Roman" w:hAnsi="Times New Roman" w:cs="Times New Roman"/>
        </w:rPr>
        <w:t xml:space="preserve"> N-gram </w:t>
      </w:r>
      <w:r>
        <w:rPr>
          <w:rFonts w:hint="default" w:ascii="Times New Roman" w:hAnsi="Times New Roman" w:cs="Times New Roman"/>
        </w:rPr>
        <w:t>通过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8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个独立的乘法-异或哈希函数映射到嵌入表索引：</w:t>
      </w:r>
    </w:p>
    <w:p w14:paraId="51416DFC">
      <w:pPr>
        <w:pStyle w:val="3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z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k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φ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k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g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e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k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b"/>
                </m:rPr>
                <w:rPr>
                  <w:rFonts w:hint="default" w:ascii="Times New Roman" w:hAnsi="Times New Roman" w:cs="Times New Roman"/>
                  <w:b/>
                </w:rPr>
                <m:t>E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k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[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z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k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]</m:t>
          </m:r>
        </m:oMath>
      </m:oMathPara>
    </w:p>
    <w:p w14:paraId="4CD7C35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φ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为轻量级乘法-异或（multiplicative-XOR）哈希函数，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ℝ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,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k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×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为嵌入表，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取素数以降低碰撞率，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为每头嵌入维度。</w:t>
      </w:r>
    </w:p>
    <w:p w14:paraId="31A66CC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所有检索结果通过拼接聚合为原始记忆向量：</w:t>
      </w:r>
    </w:p>
    <w:p w14:paraId="63A832CF">
      <w:pPr>
        <w:pStyle w:val="3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e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sSubSup>
            <m:sSubSupPr>
              <m:ctrlPr>
                <w:rPr>
                  <w:rFonts w:hint="default" w:ascii="Cambria Math" w:hAnsi="Cambria Math" w:cs="Times New Roman"/>
                </w:rPr>
              </m:ctrlPr>
            </m:sSub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∥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=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2</m:t>
              </m:r>
              <m:ctrlPr>
                <w:rPr>
                  <w:rFonts w:hint="default" w:ascii="Cambria Math" w:hAnsi="Cambria Math" w:cs="Times New Roman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bSup>
          <m:sSubSup>
            <m:sSubSupPr>
              <m:ctrlPr>
                <w:rPr>
                  <w:rFonts w:hint="default" w:ascii="Cambria Math" w:hAnsi="Cambria Math" w:cs="Times New Roman"/>
                </w:rPr>
              </m:ctrlPr>
            </m:sSub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∥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=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1</m:t>
              </m:r>
              <m:ctrlPr>
                <w:rPr>
                  <w:rFonts w:hint="default" w:ascii="Cambria Math" w:hAnsi="Cambria Math" w:cs="Times New Roman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K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e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k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</m:oMath>
      </m:oMathPara>
    </w:p>
    <w:p w14:paraId="747987E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对于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3</m:t>
        </m:r>
      </m:oMath>
      <w:r>
        <w:rPr>
          <w:rFonts w:hint="default" w:ascii="Times New Roman" w:hAnsi="Times New Roman" w:cs="Times New Roman"/>
        </w:rPr>
        <w:t>（2-gram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和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3-gram）、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8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头的配置，每个位置检索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×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16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个嵌入向量，拼接后维度为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×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。实验配置中</w:t>
      </w:r>
      <w:r>
        <w:rPr>
          <w:rFonts w:hint="default" w:ascii="Times New Roman" w:hAnsi="Times New Roman" w:cs="Times New Roman"/>
        </w:rPr>
        <w:t xml:space="preserve"> Engram </w:t>
      </w:r>
      <w:r>
        <w:rPr>
          <w:rFonts w:hint="default" w:ascii="Times New Roman" w:hAnsi="Times New Roman" w:cs="Times New Roman"/>
        </w:rPr>
        <w:t>维度为</w:t>
      </w:r>
      <w:r>
        <w:rPr>
          <w:rFonts w:hint="default" w:ascii="Times New Roman" w:hAnsi="Times New Roman" w:cs="Times New Roman"/>
        </w:rPr>
        <w:t xml:space="preserve"> 1280。</w:t>
      </w:r>
    </w:p>
    <w:p w14:paraId="57BFB1D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表12：嵌入表配置参数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73F87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0296A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参数</w:t>
            </w:r>
          </w:p>
        </w:tc>
        <w:tc>
          <w:p w14:paraId="7401485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Engram-27B</w:t>
            </w:r>
          </w:p>
        </w:tc>
        <w:tc>
          <w:p w14:paraId="0DB3539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Engram-40B</w:t>
            </w:r>
          </w:p>
        </w:tc>
      </w:tr>
      <w:tr w14:paraId="6C9B6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94F0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N-gram </w:t>
            </w:r>
            <w:r>
              <w:rPr>
                <w:rFonts w:hint="default" w:ascii="Times New Roman" w:hAnsi="Times New Roman" w:cs="Times New Roman"/>
              </w:rPr>
              <w:t>阶数</w:t>
            </w:r>
          </w:p>
        </w:tc>
        <w:tc>
          <w:p w14:paraId="5681988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{2, 3}</w:t>
            </w:r>
          </w:p>
        </w:tc>
        <w:tc>
          <w:p w14:paraId="6FB7738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{2, 3}</w:t>
            </w:r>
          </w:p>
        </w:tc>
      </w:tr>
      <w:tr w14:paraId="2B3C3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48871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哈希头数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K</m:t>
              </m:r>
            </m:oMath>
          </w:p>
        </w:tc>
        <w:tc>
          <w:p w14:paraId="72CC114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p w14:paraId="7C0B6F6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</w:tr>
      <w:tr w14:paraId="1ECA2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A0BC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Engram </w:t>
            </w:r>
            <w:r>
              <w:rPr>
                <w:rFonts w:hint="default" w:ascii="Times New Roman" w:hAnsi="Times New Roman" w:cs="Times New Roman"/>
              </w:rPr>
              <w:t>维度</w:t>
            </w:r>
          </w:p>
        </w:tc>
        <w:tc>
          <w:p w14:paraId="3728DE4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1280</w:t>
            </w:r>
          </w:p>
        </w:tc>
        <w:tc>
          <w:p w14:paraId="73A95E4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1280</w:t>
            </w:r>
          </w:p>
        </w:tc>
      </w:tr>
      <w:tr w14:paraId="3D8C6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310A9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嵌入表总条目数</w:t>
            </w:r>
          </w:p>
        </w:tc>
        <w:tc>
          <w:p w14:paraId="4C48351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2,262,400</w:t>
            </w:r>
          </w:p>
        </w:tc>
        <w:tc>
          <w:p w14:paraId="4A63F03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7,239,680</w:t>
            </w:r>
          </w:p>
        </w:tc>
      </w:tr>
      <w:tr w14:paraId="6A6F6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F2DD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Engram </w:t>
            </w:r>
            <w:r>
              <w:rPr>
                <w:rFonts w:hint="default" w:ascii="Times New Roman" w:hAnsi="Times New Roman" w:cs="Times New Roman"/>
              </w:rPr>
              <w:t>总参数量</w:t>
            </w:r>
          </w:p>
        </w:tc>
        <w:tc>
          <w:p w14:paraId="7E68FDE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~5.8B</w:t>
            </w:r>
          </w:p>
        </w:tc>
        <w:tc>
          <w:p w14:paraId="6FCC8E2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~18.5B</w:t>
            </w:r>
          </w:p>
        </w:tc>
      </w:tr>
      <w:bookmarkEnd w:id="34"/>
    </w:tbl>
    <w:p w14:paraId="3C8C9871">
      <w:pPr>
        <w:pStyle w:val="6"/>
        <w:rPr>
          <w:rFonts w:hint="default" w:ascii="Times New Roman" w:hAnsi="Times New Roman" w:cs="Times New Roman"/>
        </w:rPr>
      </w:pPr>
      <w:bookmarkStart w:id="35" w:name="Xba8aaffa5da1655c0bb0316e72219b8827ef3f1"/>
      <w:r>
        <w:rPr>
          <w:rFonts w:hint="default" w:ascii="Times New Roman" w:hAnsi="Times New Roman" w:cs="Times New Roman"/>
        </w:rPr>
        <w:t xml:space="preserve">4.2.2.3 </w:t>
      </w:r>
      <w:r>
        <w:rPr>
          <w:rFonts w:hint="default" w:ascii="Times New Roman" w:hAnsi="Times New Roman" w:cs="Times New Roman"/>
        </w:rPr>
        <w:t>上下文感知门控</w:t>
      </w:r>
    </w:p>
    <w:p w14:paraId="70DE6026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哈希碰撞和多义性导致原始检索结果存在噪声。Engram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引入上下文感知门控机制对检索结果进行条件过滤。设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ℝ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为当前层的</w:t>
      </w:r>
      <w:r>
        <w:rPr>
          <w:rFonts w:hint="default" w:ascii="Times New Roman" w:hAnsi="Times New Roman" w:cs="Times New Roman"/>
        </w:rPr>
        <w:t xml:space="preserve"> Transformer </w:t>
      </w:r>
      <w:r>
        <w:rPr>
          <w:rFonts w:hint="default" w:ascii="Times New Roman" w:hAnsi="Times New Roman" w:cs="Times New Roman"/>
        </w:rPr>
        <w:t>隐状态，门控标量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计算如下：</w:t>
      </w:r>
    </w:p>
    <w:p w14:paraId="58B2E24F">
      <w:pPr>
        <w:pStyle w:val="3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k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K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e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v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V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e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</m:oMath>
      </m:oMathPara>
    </w:p>
    <w:p w14:paraId="0936D9EA">
      <w:pPr>
        <w:pStyle w:val="3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α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σ</m:t>
          </m:r>
          <m:d>
            <m:dPr>
              <m:sepChr m:val=""/>
              <m:ctrlPr>
                <w:rPr>
                  <w:rFonts w:hint="default"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</w:rPr>
                    <m:t>RMSNorm(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i w:val="0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</w:rPr>
                        <m:t>)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</w:rPr>
                        <m:t>⊤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</w:rPr>
                    <m:t>RMSNorm(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deg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d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rad>
                  <m:ctrlPr>
                    <w:rPr>
                      <w:rFonts w:hint="default" w:ascii="Cambria Math" w:hAnsi="Cambria Math" w:cs="Times New Roman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</w:rPr>
              </m:ctrlPr>
            </m:e>
          </m:d>
        </m:oMath>
      </m:oMathPara>
    </w:p>
    <w:p w14:paraId="37441AB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</w:rPr>
              <m:t>ℝ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d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×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</w:rPr>
                  <m:t>engram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为投影矩阵，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σ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cs="Times New Roman"/>
        </w:rPr>
        <w:t xml:space="preserve"> sigmoid </w:t>
      </w:r>
      <w:r>
        <w:rPr>
          <w:rFonts w:hint="default" w:ascii="Times New Roman" w:hAnsi="Times New Roman" w:cs="Times New Roman"/>
        </w:rPr>
        <w:t>函数。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∈[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]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控制检索记忆对当前位置的贡献权重：当检索结果与当前上下文语义一致时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</m:oMath>
      <w:r>
        <w:rPr>
          <w:rFonts w:hint="default" w:ascii="Times New Roman" w:hAnsi="Times New Roman" w:cs="Times New Roman"/>
        </w:rPr>
        <w:t>，碰撞导致的无关结果则被抑制至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0</m:t>
        </m:r>
      </m:oMath>
      <w:r>
        <w:rPr>
          <w:rFonts w:hint="default" w:ascii="Times New Roman" w:hAnsi="Times New Roman" w:cs="Times New Roman"/>
        </w:rPr>
        <w:t>。</w:t>
      </w:r>
    </w:p>
    <w:bookmarkEnd w:id="35"/>
    <w:p w14:paraId="209159A6">
      <w:pPr>
        <w:pStyle w:val="6"/>
        <w:rPr>
          <w:rFonts w:hint="default" w:ascii="Times New Roman" w:hAnsi="Times New Roman" w:cs="Times New Roman"/>
        </w:rPr>
      </w:pPr>
      <w:bookmarkStart w:id="36" w:name="X49f8781193a8b1ff2397377541dfb0d95b074ff"/>
      <w:r>
        <w:rPr>
          <w:rFonts w:hint="default" w:ascii="Times New Roman" w:hAnsi="Times New Roman" w:cs="Times New Roman"/>
        </w:rPr>
        <w:t xml:space="preserve">4.2.2.4 </w:t>
      </w:r>
      <w:r>
        <w:rPr>
          <w:rFonts w:hint="default" w:ascii="Times New Roman" w:hAnsi="Times New Roman" w:cs="Times New Roman"/>
        </w:rPr>
        <w:t>特征融合</w:t>
      </w:r>
    </w:p>
    <w:p w14:paraId="3927B751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门控后的记忆向量通过一维卷积和</w:t>
      </w:r>
      <w:r>
        <w:rPr>
          <w:rFonts w:hint="default" w:ascii="Times New Roman" w:hAnsi="Times New Roman" w:cs="Times New Roman"/>
        </w:rPr>
        <w:t xml:space="preserve"> SiLU </w:t>
      </w:r>
      <w:r>
        <w:rPr>
          <w:rFonts w:hint="default" w:ascii="Times New Roman" w:hAnsi="Times New Roman" w:cs="Times New Roman"/>
        </w:rPr>
        <w:t>激活进行平滑融合：</w:t>
      </w:r>
    </w:p>
    <w:p w14:paraId="63A8DC95">
      <w:pPr>
        <w:pStyle w:val="3"/>
        <w:rPr>
          <w:rFonts w:hint="default" w:ascii="Times New Roman" w:hAnsi="Times New Roman" w:cs="Times New Roman"/>
        </w:rPr>
      </w:pPr>
      <m:oMathPara>
        <m:oMath>
          <m:acc>
            <m:accPr>
              <m:chr m:val="̃"/>
              <m:ctrlPr>
                <w:rPr>
                  <w:rFonts w:hint="default"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V</m:t>
              </m:r>
              <m:ctrlPr>
                <w:rPr>
                  <w:rFonts w:hint="default" w:ascii="Cambria Math" w:hAnsi="Cambria Math" w:cs="Times New Roman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α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⊙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v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</m:oMath>
      </m:oMathPara>
    </w:p>
    <w:p w14:paraId="35D8245A">
      <w:pPr>
        <w:pStyle w:val="3"/>
        <w:rPr>
          <w:rFonts w:hint="default" w:ascii="Times New Roman" w:hAnsi="Times New Roman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=SiLU(Conv1D(RMSNorm(</m:t>
          </m:r>
          <m:acc>
            <m:accPr>
              <m:chr m:val="̃"/>
              <m:ctrlPr>
                <w:rPr>
                  <w:rFonts w:hint="default"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V</m:t>
              </m:r>
              <m:ctrlPr>
                <w:rPr>
                  <w:rFonts w:hint="default" w:ascii="Cambria Math" w:hAnsi="Cambria Math" w:cs="Times New Roman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)))+</m:t>
          </m:r>
          <m:acc>
            <m:accPr>
              <m:chr m:val="̃"/>
              <m:ctrlPr>
                <w:rPr>
                  <w:rFonts w:hint="default" w:ascii="Cambria Math" w:hAnsi="Cambria Math" w:cs="Times New Roman"/>
                </w:rPr>
              </m:ctrlPr>
            </m:acc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V</m:t>
              </m:r>
              <m:ctrlPr>
                <w:rPr>
                  <w:rFonts w:hint="default" w:ascii="Cambria Math" w:hAnsi="Cambria Math" w:cs="Times New Roman"/>
                </w:rPr>
              </m:ctrlPr>
            </m:e>
          </m:acc>
        </m:oMath>
      </m:oMathPara>
    </w:p>
    <w:p w14:paraId="41E0AA2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最终输出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Y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通过残差连接加入主干网络的隐状态流中。</w:t>
      </w:r>
    </w:p>
    <w:bookmarkEnd w:id="36"/>
    <w:p w14:paraId="6B443A60">
      <w:pPr>
        <w:pStyle w:val="6"/>
        <w:rPr>
          <w:rFonts w:hint="default" w:ascii="Times New Roman" w:hAnsi="Times New Roman" w:cs="Times New Roman"/>
        </w:rPr>
      </w:pPr>
      <w:bookmarkStart w:id="37" w:name="X9cb3d1446910d968446c3d1f2764b622cff44c4"/>
      <w:r>
        <w:rPr>
          <w:rFonts w:hint="default" w:ascii="Times New Roman" w:hAnsi="Times New Roman" w:cs="Times New Roman"/>
        </w:rPr>
        <w:t xml:space="preserve">4.2.2.5 </w:t>
      </w:r>
      <w:r>
        <w:rPr>
          <w:rFonts w:hint="default" w:ascii="Times New Roman" w:hAnsi="Times New Roman" w:cs="Times New Roman"/>
        </w:rPr>
        <w:t>模块放置策略</w:t>
      </w:r>
    </w:p>
    <w:p w14:paraId="4F7F7956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Engram </w:t>
      </w:r>
      <w:r>
        <w:rPr>
          <w:rFonts w:hint="default" w:ascii="Times New Roman" w:hAnsi="Times New Roman" w:cs="Times New Roman"/>
        </w:rPr>
        <w:t>模块插入</w:t>
      </w:r>
      <w:r>
        <w:rPr>
          <w:rFonts w:hint="default" w:ascii="Times New Roman" w:hAnsi="Times New Roman" w:cs="Times New Roman"/>
        </w:rPr>
        <w:t xml:space="preserve"> Transformer </w:t>
      </w:r>
      <w:r>
        <w:rPr>
          <w:rFonts w:hint="default" w:ascii="Times New Roman" w:hAnsi="Times New Roman" w:cs="Times New Roman"/>
        </w:rPr>
        <w:t>层的位置为</w:t>
      </w:r>
      <w:r>
        <w:rPr>
          <w:rFonts w:hint="default" w:ascii="Times New Roman" w:hAnsi="Times New Roman" w:cs="Times New Roman"/>
        </w:rPr>
        <w:t xml:space="preserve"> Attention </w:t>
      </w:r>
      <w:r>
        <w:rPr>
          <w:rFonts w:hint="default" w:ascii="Times New Roman" w:hAnsi="Times New Roman" w:cs="Times New Roman"/>
        </w:rPr>
        <w:t>之后、MoE/FFN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之前，通过残差连接集成：</w:t>
      </w:r>
    </w:p>
    <w:p w14:paraId="1C960FED">
      <w:pPr>
        <w:pStyle w:val="3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sSup>
                <m:sSupPr>
                  <m:ctrlPr>
                    <w:rPr>
                      <w:rFonts w:hint="default" w:ascii="Cambria Math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</w:rPr>
                    <m:t>′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+Attention(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)+Engram(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x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1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: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t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</m:t>
          </m:r>
        </m:oMath>
      </m:oMathPara>
    </w:p>
    <w:p w14:paraId="025F257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实验验证了不同层放置策略的效果：</w:t>
      </w:r>
    </w:p>
    <w:p w14:paraId="141BC75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表13：单层</w:t>
      </w:r>
      <w:r>
        <w:rPr>
          <w:rFonts w:hint="default" w:ascii="Times New Roman" w:hAnsi="Times New Roman" w:cs="Times New Roman"/>
        </w:rPr>
        <w:t xml:space="preserve"> Engram </w:t>
      </w:r>
      <w:r>
        <w:rPr>
          <w:rFonts w:hint="default" w:ascii="Times New Roman" w:hAnsi="Times New Roman" w:cs="Times New Roman"/>
        </w:rPr>
        <w:t>放置位置对验证损失的影响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70555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BE91E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放置层</w:t>
            </w:r>
          </w:p>
        </w:tc>
        <w:tc>
          <w:p w14:paraId="3552C3B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验证损失</w:t>
            </w:r>
            <w:r>
              <w:rPr>
                <w:rFonts w:hint="default" w:ascii="Times New Roman" w:hAnsi="Times New Roman" w:cs="Times New Roman"/>
              </w:rPr>
              <w:t xml:space="preserve"> (Val Loss)</w:t>
            </w:r>
          </w:p>
        </w:tc>
      </w:tr>
      <w:tr w14:paraId="7CBD9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FB09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</w:t>
            </w:r>
            <w:r>
              <w:rPr>
                <w:rFonts w:hint="default" w:ascii="Times New Roman" w:hAnsi="Times New Roman" w:cs="Times New Roman"/>
              </w:rPr>
              <w:t xml:space="preserve"> 2 </w:t>
            </w:r>
            <w:r>
              <w:rPr>
                <w:rFonts w:hint="default" w:ascii="Times New Roman" w:hAnsi="Times New Roman" w:cs="Times New Roman"/>
              </w:rPr>
              <w:t>层</w:t>
            </w:r>
          </w:p>
        </w:tc>
        <w:tc>
          <w:p w14:paraId="67F3F15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1.770</w:t>
            </w:r>
          </w:p>
        </w:tc>
      </w:tr>
      <w:tr w14:paraId="77829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07C0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</w:t>
            </w:r>
            <w:r>
              <w:rPr>
                <w:rFonts w:hint="default" w:ascii="Times New Roman" w:hAnsi="Times New Roman" w:cs="Times New Roman"/>
              </w:rPr>
              <w:t xml:space="preserve"> 8 </w:t>
            </w:r>
            <w:r>
              <w:rPr>
                <w:rFonts w:hint="default" w:ascii="Times New Roman" w:hAnsi="Times New Roman" w:cs="Times New Roman"/>
              </w:rPr>
              <w:t>层</w:t>
            </w:r>
          </w:p>
        </w:tc>
        <w:tc>
          <w:p w14:paraId="0FBC4C1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1.773</w:t>
            </w:r>
          </w:p>
        </w:tc>
      </w:tr>
      <w:tr w14:paraId="38EED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815B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</w:t>
            </w:r>
            <w:r>
              <w:rPr>
                <w:rFonts w:hint="default" w:ascii="Times New Roman" w:hAnsi="Times New Roman" w:cs="Times New Roman"/>
              </w:rPr>
              <w:t xml:space="preserve"> 15 </w:t>
            </w:r>
            <w:r>
              <w:rPr>
                <w:rFonts w:hint="default" w:ascii="Times New Roman" w:hAnsi="Times New Roman" w:cs="Times New Roman"/>
              </w:rPr>
              <w:t>层</w:t>
            </w:r>
          </w:p>
        </w:tc>
        <w:tc>
          <w:p w14:paraId="63A3B28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1.775</w:t>
            </w:r>
          </w:p>
        </w:tc>
      </w:tr>
      <w:tr w14:paraId="4071C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D98CE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</w:t>
            </w:r>
            <w:r>
              <w:rPr>
                <w:rFonts w:hint="default" w:ascii="Times New Roman" w:hAnsi="Times New Roman" w:cs="Times New Roman"/>
              </w:rPr>
              <w:t xml:space="preserve"> 22 </w:t>
            </w:r>
            <w:r>
              <w:rPr>
                <w:rFonts w:hint="default" w:ascii="Times New Roman" w:hAnsi="Times New Roman" w:cs="Times New Roman"/>
              </w:rPr>
              <w:t>层</w:t>
            </w:r>
          </w:p>
        </w:tc>
        <w:tc>
          <w:p w14:paraId="7B71FB7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1.778</w:t>
            </w:r>
          </w:p>
        </w:tc>
      </w:tr>
      <w:tr w14:paraId="4497E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D01E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第</w:t>
            </w:r>
            <w:r>
              <w:rPr>
                <w:rFonts w:hint="default" w:ascii="Times New Roman" w:hAnsi="Times New Roman" w:cs="Times New Roman"/>
              </w:rPr>
              <w:t xml:space="preserve"> 28 </w:t>
            </w:r>
            <w:r>
              <w:rPr>
                <w:rFonts w:hint="default" w:ascii="Times New Roman" w:hAnsi="Times New Roman" w:cs="Times New Roman"/>
              </w:rPr>
              <w:t>层</w:t>
            </w:r>
          </w:p>
        </w:tc>
        <w:tc>
          <w:p w14:paraId="43F5C22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1.780</w:t>
            </w:r>
          </w:p>
        </w:tc>
      </w:tr>
    </w:tbl>
    <w:p w14:paraId="0695CA2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最终方案在第</w:t>
      </w:r>
      <w:r>
        <w:rPr>
          <w:rFonts w:hint="default" w:ascii="Times New Roman" w:hAnsi="Times New Roman" w:cs="Times New Roman"/>
        </w:rPr>
        <w:t xml:space="preserve"> 2 </w:t>
      </w:r>
      <w:r>
        <w:rPr>
          <w:rFonts w:hint="default" w:ascii="Times New Roman" w:hAnsi="Times New Roman" w:cs="Times New Roman"/>
        </w:rPr>
        <w:t>层和第</w:t>
      </w:r>
      <w:r>
        <w:rPr>
          <w:rFonts w:hint="default" w:ascii="Times New Roman" w:hAnsi="Times New Roman" w:cs="Times New Roman"/>
        </w:rPr>
        <w:t xml:space="preserve"> 15 </w:t>
      </w:r>
      <w:r>
        <w:rPr>
          <w:rFonts w:hint="default" w:ascii="Times New Roman" w:hAnsi="Times New Roman" w:cs="Times New Roman"/>
        </w:rPr>
        <w:t>层各放置一个</w:t>
      </w:r>
      <w:r>
        <w:rPr>
          <w:rFonts w:hint="default" w:ascii="Times New Roman" w:hAnsi="Times New Roman" w:cs="Times New Roman"/>
        </w:rPr>
        <w:t xml:space="preserve"> Engram </w:t>
      </w:r>
      <w:r>
        <w:rPr>
          <w:rFonts w:hint="default" w:ascii="Times New Roman" w:hAnsi="Times New Roman" w:cs="Times New Roman"/>
        </w:rPr>
        <w:t>实例：浅层模块捕获局部词组模式（实体名称、固定搭配），深层模块利用更丰富的上下文信息检索抽象语义模式。</w:t>
      </w:r>
    </w:p>
    <w:bookmarkEnd w:id="32"/>
    <w:bookmarkEnd w:id="37"/>
    <w:p w14:paraId="43D20D26">
      <w:pPr>
        <w:pStyle w:val="5"/>
        <w:rPr>
          <w:rFonts w:hint="default" w:ascii="Times New Roman" w:hAnsi="Times New Roman" w:cs="Times New Roman"/>
        </w:rPr>
      </w:pPr>
      <w:bookmarkStart w:id="38" w:name="X356421e11e7a00502be0d37ca341e86d09371ed"/>
      <w:r>
        <w:rPr>
          <w:rFonts w:hint="default" w:ascii="Times New Roman" w:hAnsi="Times New Roman" w:cs="Times New Roman"/>
        </w:rPr>
        <w:t xml:space="preserve">4.2.3 </w:t>
      </w:r>
      <w:r>
        <w:rPr>
          <w:rFonts w:hint="default" w:ascii="Times New Roman" w:hAnsi="Times New Roman" w:cs="Times New Roman"/>
        </w:rPr>
        <w:t>稀疏资源分配与</w:t>
      </w:r>
      <w:r>
        <w:rPr>
          <w:rFonts w:hint="default" w:ascii="Times New Roman" w:hAnsi="Times New Roman" w:cs="Times New Roman"/>
        </w:rPr>
        <w:t xml:space="preserve"> U </w:t>
      </w:r>
      <w:r>
        <w:rPr>
          <w:rFonts w:hint="default" w:ascii="Times New Roman" w:hAnsi="Times New Roman" w:cs="Times New Roman"/>
        </w:rPr>
        <w:t>型曲线</w:t>
      </w:r>
    </w:p>
    <w:p w14:paraId="6B58711D">
      <w:pPr>
        <w:pStyle w:val="6"/>
        <w:rPr>
          <w:rFonts w:hint="default" w:ascii="Times New Roman" w:hAnsi="Times New Roman" w:cs="Times New Roman"/>
        </w:rPr>
      </w:pPr>
      <w:bookmarkStart w:id="39" w:name="X475fe4c00f543ec008c4ac87177c1f91e0154a8"/>
      <w:r>
        <w:rPr>
          <w:rFonts w:hint="default" w:ascii="Times New Roman" w:hAnsi="Times New Roman" w:cs="Times New Roman"/>
        </w:rPr>
        <w:t xml:space="preserve">4.2.3.1 </w:t>
      </w:r>
      <w:r>
        <w:rPr>
          <w:rFonts w:hint="default" w:ascii="Times New Roman" w:hAnsi="Times New Roman" w:cs="Times New Roman"/>
        </w:rPr>
        <w:t>问题形式化</w:t>
      </w:r>
    </w:p>
    <w:p w14:paraId="02CF771D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设总稀疏参数预算为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Θ</m:t>
        </m:r>
      </m:oMath>
      <w:r>
        <w:rPr>
          <w:rFonts w:hint="default" w:ascii="Times New Roman" w:hAnsi="Times New Roman" w:cs="Times New Roman"/>
        </w:rPr>
        <w:t>，分配比例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ρ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∈[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]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定义为</w:t>
      </w:r>
      <w:r>
        <w:rPr>
          <w:rFonts w:hint="default" w:ascii="Times New Roman" w:hAnsi="Times New Roman" w:cs="Times New Roman"/>
        </w:rPr>
        <w:t xml:space="preserve"> MoE </w:t>
      </w:r>
      <w:r>
        <w:rPr>
          <w:rFonts w:hint="default" w:ascii="Times New Roman" w:hAnsi="Times New Roman" w:cs="Times New Roman"/>
        </w:rPr>
        <w:t>获得的参数比例：</w:t>
      </w:r>
    </w:p>
    <w:p w14:paraId="133407D4">
      <w:pPr>
        <w:pStyle w:val="3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Θ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MoE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⋅Θ,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Θ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Engram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=(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1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−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)⋅Θ</m:t>
          </m:r>
        </m:oMath>
      </m:oMathPara>
    </w:p>
    <w:p w14:paraId="3DC560F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优化目标为：</w:t>
      </w:r>
    </w:p>
    <w:p w14:paraId="1F118DE9">
      <w:pPr>
        <w:pStyle w:val="3"/>
        <w:rPr>
          <w:rFonts w:hint="default" w:ascii="Times New Roman" w:hAnsi="Times New Roman" w:cs="Times New Roman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ρ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∗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=arg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min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ρ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  <m:scr m:val="script"/>
            </m:rPr>
            <w:rPr>
              <w:rFonts w:hint="default" w:ascii="Times New Roman" w:hAnsi="Times New Roman" w:eastAsia="MS Mincho" w:cs="MS Mincho"/>
              <w:b w:val="0"/>
              <w:i w:val="0"/>
            </w:rPr>
            <m:t>ℒ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;Θ,FLOPs)</m:t>
          </m:r>
        </m:oMath>
      </m:oMathPara>
    </w:p>
    <w:bookmarkEnd w:id="39"/>
    <w:p w14:paraId="693B4A54">
      <w:pPr>
        <w:pStyle w:val="6"/>
        <w:rPr>
          <w:rFonts w:hint="default" w:ascii="Times New Roman" w:hAnsi="Times New Roman" w:cs="Times New Roman"/>
        </w:rPr>
      </w:pPr>
      <w:bookmarkStart w:id="40" w:name="X6c7e0644b8f69d7ecb34a106a6b2d9050bc196e"/>
      <w:r>
        <w:rPr>
          <w:rFonts w:hint="default" w:ascii="Times New Roman" w:hAnsi="Times New Roman" w:cs="Times New Roman"/>
        </w:rPr>
        <w:t xml:space="preserve">4.2.3.2 </w:t>
      </w:r>
      <w:r>
        <w:rPr>
          <w:rFonts w:hint="default" w:ascii="Times New Roman" w:hAnsi="Times New Roman" w:cs="Times New Roman"/>
        </w:rPr>
        <w:t>实验结果</w:t>
      </w:r>
    </w:p>
    <w:p w14:paraId="5AB6654E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在固定总参数量和计算预算下，验证损失关于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ρ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呈现</w:t>
      </w:r>
      <w:r>
        <w:rPr>
          <w:rFonts w:hint="default" w:ascii="Times New Roman" w:hAnsi="Times New Roman" w:cs="Times New Roman"/>
        </w:rPr>
        <w:t xml:space="preserve"> U </w:t>
      </w:r>
      <w:r>
        <w:rPr>
          <w:rFonts w:hint="default" w:ascii="Times New Roman" w:hAnsi="Times New Roman" w:cs="Times New Roman"/>
        </w:rPr>
        <w:t>型曲线：</w:t>
      </w:r>
    </w:p>
    <w:p w14:paraId="3A8024E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表14：不同分配比例下的验证损失（6e20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FLOPs）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0F664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B8828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分配比例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ρ</m:t>
              </m:r>
            </m:oMath>
            <w:r>
              <w:rPr>
                <w:rFonts w:hint="default" w:ascii="Times New Roman" w:hAnsi="Times New Roman" w:cs="Times New Roman"/>
              </w:rPr>
              <w:t>（MoE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占比）</w:t>
            </w:r>
          </w:p>
        </w:tc>
        <w:tc>
          <w:p w14:paraId="2A26A5F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验证损失</w:t>
            </w:r>
          </w:p>
        </w:tc>
      </w:tr>
      <w:tr w14:paraId="29520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6CCB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1.00（纯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MoE）</w:t>
            </w:r>
          </w:p>
        </w:tc>
        <w:tc>
          <w:p w14:paraId="7B4161E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1.7248</w:t>
            </w:r>
          </w:p>
        </w:tc>
      </w:tr>
      <w:tr w14:paraId="7557B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E0A0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0.90</w:t>
            </w:r>
          </w:p>
        </w:tc>
        <w:tc>
          <w:p w14:paraId="467EBFE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1.7185</w:t>
            </w:r>
          </w:p>
        </w:tc>
      </w:tr>
      <w:tr w14:paraId="309A7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B541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0.80</w:t>
            </w:r>
          </w:p>
        </w:tc>
        <w:tc>
          <w:p w14:paraId="1B767C0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1.7109</w:t>
            </w:r>
          </w:p>
        </w:tc>
      </w:tr>
      <w:tr w14:paraId="32B44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9438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0.75</w:t>
            </w:r>
          </w:p>
        </w:tc>
        <w:tc>
          <w:p w14:paraId="2D8A7D2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1.7115</w:t>
            </w:r>
          </w:p>
        </w:tc>
      </w:tr>
      <w:tr w14:paraId="2CE64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DF12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0.60</w:t>
            </w:r>
          </w:p>
        </w:tc>
        <w:tc>
          <w:p w14:paraId="5BA265A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1.7198</w:t>
            </w:r>
          </w:p>
        </w:tc>
      </w:tr>
      <w:tr w14:paraId="3C7A3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2D0D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0.00（纯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Engram）</w:t>
            </w:r>
          </w:p>
        </w:tc>
        <w:tc>
          <w:p w14:paraId="58E623B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1.8450+</w:t>
            </w:r>
          </w:p>
        </w:tc>
      </w:tr>
    </w:tbl>
    <w:p w14:paraId="632FFD3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最优分配点位于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ρ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≈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0.75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–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0.80</m:t>
        </m:r>
      </m:oMath>
      <w:r>
        <w:rPr>
          <w:rFonts w:hint="default" w:ascii="Times New Roman" w:hAnsi="Times New Roman" w:cs="Times New Roman"/>
        </w:rPr>
        <w:t>，即约</w:t>
      </w:r>
      <w:r>
        <w:rPr>
          <w:rFonts w:hint="default" w:ascii="Times New Roman" w:hAnsi="Times New Roman" w:cs="Times New Roman"/>
        </w:rPr>
        <w:t xml:space="preserve"> 20%--25% </w:t>
      </w:r>
      <w:r>
        <w:rPr>
          <w:rFonts w:hint="default" w:ascii="Times New Roman" w:hAnsi="Times New Roman" w:cs="Times New Roman"/>
        </w:rPr>
        <w:t>的稀疏参数预算分配给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Engram，其余分配给</w:t>
      </w:r>
      <w:r>
        <w:rPr>
          <w:rFonts w:hint="default" w:ascii="Times New Roman" w:hAnsi="Times New Roman" w:cs="Times New Roman"/>
        </w:rPr>
        <w:t xml:space="preserve"> MoE </w:t>
      </w:r>
      <w:r>
        <w:rPr>
          <w:rFonts w:hint="default" w:ascii="Times New Roman" w:hAnsi="Times New Roman" w:cs="Times New Roman"/>
        </w:rPr>
        <w:t>专家。该结果表明条件记忆与条件计算具有互补性：Engram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承担高频知识的直接检索，释放</w:t>
      </w:r>
      <w:r>
        <w:rPr>
          <w:rFonts w:hint="default" w:ascii="Times New Roman" w:hAnsi="Times New Roman" w:cs="Times New Roman"/>
        </w:rPr>
        <w:t xml:space="preserve"> MoE </w:t>
      </w:r>
      <w:r>
        <w:rPr>
          <w:rFonts w:hint="default" w:ascii="Times New Roman" w:hAnsi="Times New Roman" w:cs="Times New Roman"/>
        </w:rPr>
        <w:t>专家用于组合推理。</w:t>
      </w:r>
    </w:p>
    <w:bookmarkEnd w:id="38"/>
    <w:bookmarkEnd w:id="40"/>
    <w:p w14:paraId="5A12709C">
      <w:pPr>
        <w:pStyle w:val="5"/>
        <w:rPr>
          <w:rFonts w:hint="default" w:ascii="Times New Roman" w:hAnsi="Times New Roman" w:cs="Times New Roman"/>
        </w:rPr>
      </w:pPr>
      <w:bookmarkStart w:id="41" w:name="X13f49a63360043ca091f004ac0fc8f4f6527109"/>
      <w:r>
        <w:rPr>
          <w:rFonts w:hint="default" w:ascii="Times New Roman" w:hAnsi="Times New Roman" w:cs="Times New Roman"/>
        </w:rPr>
        <w:t xml:space="preserve">4.2.4 </w:t>
      </w:r>
      <w:r>
        <w:rPr>
          <w:rFonts w:hint="default" w:ascii="Times New Roman" w:hAnsi="Times New Roman" w:cs="Times New Roman"/>
        </w:rPr>
        <w:t>实验验证与性能分析</w:t>
      </w:r>
    </w:p>
    <w:p w14:paraId="7DAC2635">
      <w:pPr>
        <w:pStyle w:val="6"/>
        <w:rPr>
          <w:rFonts w:hint="default" w:ascii="Times New Roman" w:hAnsi="Times New Roman" w:cs="Times New Roman"/>
        </w:rPr>
      </w:pPr>
      <w:bookmarkStart w:id="42" w:name="X871a0717ec258a81bc1a04e7510a9fa18596e6d"/>
      <w:r>
        <w:rPr>
          <w:rFonts w:hint="default" w:ascii="Times New Roman" w:hAnsi="Times New Roman" w:cs="Times New Roman"/>
        </w:rPr>
        <w:t xml:space="preserve">4.2.4.1 </w:t>
      </w:r>
      <w:r>
        <w:rPr>
          <w:rFonts w:hint="default" w:ascii="Times New Roman" w:hAnsi="Times New Roman" w:cs="Times New Roman"/>
        </w:rPr>
        <w:t>模型配置</w:t>
      </w:r>
    </w:p>
    <w:p w14:paraId="7B7546D2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所有模型共享相同的训练数据课程（262B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tokens）、分词器（DeepSeek-v3,</w:t>
      </w:r>
      <w:r>
        <w:rPr>
          <w:rFonts w:hint="default" w:ascii="Times New Roman" w:hAnsi="Times New Roman" w:cs="Times New Roman"/>
        </w:rPr>
        <w:t xml:space="preserve"> 128k </w:t>
      </w:r>
      <w:r>
        <w:rPr>
          <w:rFonts w:hint="default" w:ascii="Times New Roman" w:hAnsi="Times New Roman" w:cs="Times New Roman"/>
        </w:rPr>
        <w:t>词表）和超参数配置：</w:t>
      </w:r>
    </w:p>
    <w:p w14:paraId="7294C0C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表15：模型配置对比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6C5B6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75A13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配置项</w:t>
            </w:r>
          </w:p>
        </w:tc>
        <w:tc>
          <w:p w14:paraId="0D582D1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Dense-4B</w:t>
            </w:r>
          </w:p>
        </w:tc>
        <w:tc>
          <w:p w14:paraId="50F1F75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MoE-27B</w:t>
            </w:r>
          </w:p>
        </w:tc>
        <w:tc>
          <w:p w14:paraId="5D99B0D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Engram-27B</w:t>
            </w:r>
          </w:p>
        </w:tc>
        <w:tc>
          <w:p w14:paraId="094BDA4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Engram-40B</w:t>
            </w:r>
          </w:p>
        </w:tc>
      </w:tr>
      <w:tr w14:paraId="33B52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6803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总参数量</w:t>
            </w:r>
          </w:p>
        </w:tc>
        <w:tc>
          <w:p w14:paraId="7089559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4.1B</w:t>
            </w:r>
          </w:p>
        </w:tc>
        <w:tc>
          <w:p w14:paraId="1182C44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26.7B</w:t>
            </w:r>
          </w:p>
        </w:tc>
        <w:tc>
          <w:p w14:paraId="2FC46D6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26.7B</w:t>
            </w:r>
          </w:p>
        </w:tc>
        <w:tc>
          <w:p w14:paraId="68A7AB6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39.5B</w:t>
            </w:r>
          </w:p>
        </w:tc>
      </w:tr>
      <w:tr w14:paraId="2163B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C4CD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激活参数量</w:t>
            </w:r>
          </w:p>
        </w:tc>
        <w:tc>
          <w:p w14:paraId="26450B5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3.8B</w:t>
            </w:r>
          </w:p>
        </w:tc>
        <w:tc>
          <w:p w14:paraId="7FE88CA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3.8B</w:t>
            </w:r>
          </w:p>
        </w:tc>
        <w:tc>
          <w:p w14:paraId="4D154F6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3.8B</w:t>
            </w:r>
          </w:p>
        </w:tc>
        <w:tc>
          <w:p w14:paraId="0567A61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3.8B</w:t>
            </w:r>
          </w:p>
        </w:tc>
      </w:tr>
      <w:tr w14:paraId="167FD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DC9C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层数</w:t>
            </w:r>
          </w:p>
        </w:tc>
        <w:tc>
          <w:p w14:paraId="603F520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</w:t>
            </w:r>
          </w:p>
        </w:tc>
        <w:tc>
          <w:p w14:paraId="705D01D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</w:t>
            </w:r>
          </w:p>
        </w:tc>
        <w:tc>
          <w:p w14:paraId="77BF27B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</w:t>
            </w:r>
          </w:p>
        </w:tc>
        <w:tc>
          <w:p w14:paraId="60CA1E5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</w:t>
            </w:r>
          </w:p>
        </w:tc>
      </w:tr>
      <w:tr w14:paraId="7836C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9D44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隐藏维度</w:t>
            </w:r>
          </w:p>
        </w:tc>
        <w:tc>
          <w:p w14:paraId="341295E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2560</w:t>
            </w:r>
          </w:p>
        </w:tc>
        <w:tc>
          <w:p w14:paraId="170ED4D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2560</w:t>
            </w:r>
          </w:p>
        </w:tc>
        <w:tc>
          <w:p w14:paraId="0437DF7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2560</w:t>
            </w:r>
          </w:p>
        </w:tc>
        <w:tc>
          <w:p w14:paraId="255A994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2560</w:t>
            </w:r>
          </w:p>
        </w:tc>
      </w:tr>
      <w:tr w14:paraId="7DD35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DF12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路由专家数</w:t>
            </w:r>
          </w:p>
        </w:tc>
        <w:tc>
          <w:p w14:paraId="42C0786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0CF2EF9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72 (top-6)</w:t>
            </w:r>
          </w:p>
        </w:tc>
        <w:tc>
          <w:p w14:paraId="3323AFD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55 (top-6)</w:t>
            </w:r>
          </w:p>
        </w:tc>
        <w:tc>
          <w:p w14:paraId="5A180BF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55 (top-6)</w:t>
            </w:r>
          </w:p>
        </w:tc>
      </w:tr>
      <w:tr w14:paraId="52D7D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0503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共享专家数</w:t>
            </w:r>
          </w:p>
        </w:tc>
        <w:tc>
          <w:p w14:paraId="3262896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690234E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p w14:paraId="35A8620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p w14:paraId="4DB7346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</w:tr>
      <w:tr w14:paraId="33297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3D75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Engram </w:t>
            </w:r>
            <w:r>
              <w:rPr>
                <w:rFonts w:hint="default" w:ascii="Times New Roman" w:hAnsi="Times New Roman" w:cs="Times New Roman"/>
              </w:rPr>
              <w:t>层</w:t>
            </w:r>
          </w:p>
        </w:tc>
        <w:tc>
          <w:p w14:paraId="6182853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3C48FDB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226BC43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[2, 15]</w:t>
            </w:r>
          </w:p>
        </w:tc>
        <w:tc>
          <w:p w14:paraId="6F58879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[2, 15]</w:t>
            </w:r>
          </w:p>
        </w:tc>
      </w:tr>
      <w:tr w14:paraId="6724C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E4EA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Engram </w:t>
            </w:r>
            <w:r>
              <w:rPr>
                <w:rFonts w:hint="default" w:ascii="Times New Roman" w:hAnsi="Times New Roman" w:cs="Times New Roman"/>
              </w:rPr>
              <w:t>词表</w:t>
            </w:r>
          </w:p>
        </w:tc>
        <w:tc>
          <w:p w14:paraId="6F27991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1ADF90D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787FEB6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2,262,400</w:t>
            </w:r>
          </w:p>
        </w:tc>
        <w:tc>
          <w:p w14:paraId="49BFC84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7,239,680</w:t>
            </w:r>
          </w:p>
        </w:tc>
      </w:tr>
    </w:tbl>
    <w:p w14:paraId="1C8D706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训练超参数：批量大小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1,280，序列长度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4,096，训练步数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50,000，基础学习率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4e-4。主干网络使用</w:t>
      </w:r>
      <w:r>
        <w:rPr>
          <w:rFonts w:hint="default" w:ascii="Times New Roman" w:hAnsi="Times New Roman" w:cs="Times New Roman"/>
        </w:rPr>
        <w:t xml:space="preserve"> Muon </w:t>
      </w:r>
      <w:r>
        <w:rPr>
          <w:rFonts w:hint="default" w:ascii="Times New Roman" w:hAnsi="Times New Roman" w:cs="Times New Roman"/>
        </w:rPr>
        <w:t>优化器（step</w:t>
      </w:r>
      <w:r>
        <w:rPr>
          <w:rFonts w:hint="default" w:ascii="Times New Roman" w:hAnsi="Times New Roman" w:cs="Times New Roman"/>
        </w:rPr>
        <w:t xml:space="preserve"> decay </w:t>
      </w:r>
      <w:r>
        <w:rPr>
          <w:rFonts w:hint="default" w:ascii="Times New Roman" w:hAnsi="Times New Roman" w:cs="Times New Roman"/>
        </w:rPr>
        <w:t>调度），嵌入表使用</w:t>
      </w:r>
      <w:r>
        <w:rPr>
          <w:rFonts w:hint="default" w:ascii="Times New Roman" w:hAnsi="Times New Roman" w:cs="Times New Roman"/>
        </w:rPr>
        <w:t xml:space="preserve"> Adam </w:t>
      </w:r>
      <w:r>
        <w:rPr>
          <w:rFonts w:hint="default" w:ascii="Times New Roman" w:hAnsi="Times New Roman" w:cs="Times New Roman"/>
        </w:rPr>
        <w:t>优化器（5×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学习率倍率，无权重衰减）。</w:t>
      </w:r>
    </w:p>
    <w:bookmarkEnd w:id="42"/>
    <w:p w14:paraId="25B79734">
      <w:pPr>
        <w:pStyle w:val="6"/>
        <w:rPr>
          <w:rFonts w:hint="default" w:ascii="Times New Roman" w:hAnsi="Times New Roman" w:cs="Times New Roman"/>
        </w:rPr>
      </w:pPr>
      <w:bookmarkStart w:id="43" w:name="X90b4bc762f917909484e5c1d78c648c3425aa37"/>
      <w:r>
        <w:rPr>
          <w:rFonts w:hint="default" w:ascii="Times New Roman" w:hAnsi="Times New Roman" w:cs="Times New Roman"/>
        </w:rPr>
        <w:t xml:space="preserve">4.2.4.2 </w:t>
      </w:r>
      <w:r>
        <w:rPr>
          <w:rFonts w:hint="default" w:ascii="Times New Roman" w:hAnsi="Times New Roman" w:cs="Times New Roman"/>
        </w:rPr>
        <w:t>基准测试性能</w:t>
      </w:r>
    </w:p>
    <w:p w14:paraId="56996248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表16：预训练模型基准测试结果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 w14:paraId="1CCCF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71123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基准测试</w:t>
            </w:r>
          </w:p>
        </w:tc>
        <w:tc>
          <w:p w14:paraId="3A43376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Dense-4B</w:t>
            </w:r>
          </w:p>
        </w:tc>
        <w:tc>
          <w:p w14:paraId="4917B1C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MoE-27B</w:t>
            </w:r>
          </w:p>
        </w:tc>
        <w:tc>
          <w:p w14:paraId="7BDDB26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Engram-27B</w:t>
            </w:r>
          </w:p>
        </w:tc>
        <w:tc>
          <w:p w14:paraId="0C01BCD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Δ (vs MoE)</w:t>
            </w:r>
          </w:p>
        </w:tc>
        <w:tc>
          <w:p w14:paraId="27793ED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Engram-40B</w:t>
            </w:r>
          </w:p>
        </w:tc>
      </w:tr>
      <w:tr w14:paraId="3BBC1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9F10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Pile Loss ↓</w:t>
            </w:r>
          </w:p>
        </w:tc>
        <w:tc>
          <w:p w14:paraId="19A4C11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2.091</w:t>
            </w:r>
          </w:p>
        </w:tc>
        <w:tc>
          <w:p w14:paraId="74A67ED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1.960</w:t>
            </w:r>
          </w:p>
        </w:tc>
        <w:tc>
          <w:p w14:paraId="0BB7358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1.950</w:t>
            </w:r>
          </w:p>
        </w:tc>
        <w:tc>
          <w:p w14:paraId="501FFF8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-0.010</w:t>
            </w:r>
          </w:p>
        </w:tc>
        <w:tc>
          <w:p w14:paraId="54AD7D0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1.942</w:t>
            </w:r>
          </w:p>
        </w:tc>
      </w:tr>
      <w:tr w14:paraId="7C13C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EC9A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MMLU</w:t>
            </w:r>
          </w:p>
        </w:tc>
        <w:tc>
          <w:p w14:paraId="7D55483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48.6%</w:t>
            </w:r>
          </w:p>
        </w:tc>
        <w:tc>
          <w:p w14:paraId="173D165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57.4%</w:t>
            </w:r>
          </w:p>
        </w:tc>
        <w:tc>
          <w:p w14:paraId="341CDF0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60.4%</w:t>
            </w:r>
          </w:p>
        </w:tc>
        <w:tc>
          <w:p w14:paraId="2C0BCE8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+3.0</w:t>
            </w:r>
          </w:p>
        </w:tc>
        <w:tc>
          <w:p w14:paraId="61344A0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60.6%</w:t>
            </w:r>
          </w:p>
        </w:tc>
      </w:tr>
      <w:tr w14:paraId="07325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3A812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CMMLU</w:t>
            </w:r>
          </w:p>
        </w:tc>
        <w:tc>
          <w:p w14:paraId="0381283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361BB40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6A6502F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1A4E139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+4.0</w:t>
            </w:r>
          </w:p>
        </w:tc>
        <w:tc>
          <w:p w14:paraId="6EE3D83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</w:tr>
      <w:tr w14:paraId="71C7F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BE09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BBH</w:t>
            </w:r>
          </w:p>
        </w:tc>
        <w:tc>
          <w:p w14:paraId="6F81ACE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42.8%</w:t>
            </w:r>
          </w:p>
        </w:tc>
        <w:tc>
          <w:p w14:paraId="114FCA7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50.9%</w:t>
            </w:r>
          </w:p>
        </w:tc>
        <w:tc>
          <w:p w14:paraId="59E8546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55.9%</w:t>
            </w:r>
          </w:p>
        </w:tc>
        <w:tc>
          <w:p w14:paraId="46C4BD5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+5.0</w:t>
            </w:r>
          </w:p>
        </w:tc>
        <w:tc>
          <w:p w14:paraId="3E71F8B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57.5%</w:t>
            </w:r>
          </w:p>
        </w:tc>
      </w:tr>
      <w:tr w14:paraId="54861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662F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ARC-Challenge</w:t>
            </w:r>
          </w:p>
        </w:tc>
        <w:tc>
          <w:p w14:paraId="26E982E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0BBD429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760CD4E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05BDB3C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+3.7</w:t>
            </w:r>
          </w:p>
        </w:tc>
        <w:tc>
          <w:p w14:paraId="6A5642F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</w:tr>
      <w:tr w14:paraId="3E822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7A5F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HumanEval</w:t>
            </w:r>
          </w:p>
        </w:tc>
        <w:tc>
          <w:p w14:paraId="43CDE01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26.8%</w:t>
            </w:r>
          </w:p>
        </w:tc>
        <w:tc>
          <w:p w14:paraId="36A6727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37.8%</w:t>
            </w:r>
          </w:p>
        </w:tc>
        <w:tc>
          <w:p w14:paraId="623F0DB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40.8%</w:t>
            </w:r>
          </w:p>
        </w:tc>
        <w:tc>
          <w:p w14:paraId="75C7158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+3.0</w:t>
            </w:r>
          </w:p>
        </w:tc>
        <w:tc>
          <w:p w14:paraId="6DC5B8E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38.4%</w:t>
            </w:r>
          </w:p>
        </w:tc>
      </w:tr>
      <w:tr w14:paraId="7966D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2E83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GSM8K</w:t>
            </w:r>
          </w:p>
        </w:tc>
        <w:tc>
          <w:p w14:paraId="76E7B9F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35.5%</w:t>
            </w:r>
          </w:p>
        </w:tc>
        <w:tc>
          <w:p w14:paraId="7A4882E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58.4%</w:t>
            </w:r>
          </w:p>
        </w:tc>
        <w:tc>
          <w:p w14:paraId="307A971A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60.6%</w:t>
            </w:r>
          </w:p>
        </w:tc>
        <w:tc>
          <w:p w14:paraId="794DDAA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+2.2</w:t>
            </w:r>
          </w:p>
        </w:tc>
        <w:tc>
          <w:p w14:paraId="5A7B43B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62.6%</w:t>
            </w:r>
          </w:p>
        </w:tc>
      </w:tr>
      <w:tr w14:paraId="74488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34CB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MATH</w:t>
            </w:r>
          </w:p>
        </w:tc>
        <w:tc>
          <w:p w14:paraId="20E8371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1AE2C51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038E501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p w14:paraId="3144039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+2.4</w:t>
            </w:r>
          </w:p>
        </w:tc>
        <w:tc>
          <w:p w14:paraId="4A282D6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</w:tr>
    </w:tbl>
    <w:p w14:paraId="1B39857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在等参数量（27B）条件下，Engram-27B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在所有基准测试上均优于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MoE-27B，且知识类任务（MMLU,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CMMLU）和推理类任务（BBH,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GSM8K）均获得显著提升。</w:t>
      </w:r>
    </w:p>
    <w:bookmarkEnd w:id="43"/>
    <w:p w14:paraId="28215E93">
      <w:pPr>
        <w:pStyle w:val="6"/>
        <w:rPr>
          <w:rFonts w:hint="default" w:ascii="Times New Roman" w:hAnsi="Times New Roman" w:cs="Times New Roman"/>
        </w:rPr>
      </w:pPr>
      <w:bookmarkStart w:id="44" w:name="Xead8922aa50ee4ea2c3cb587e7b53c42d3e07d4"/>
      <w:r>
        <w:rPr>
          <w:rFonts w:hint="default" w:ascii="Times New Roman" w:hAnsi="Times New Roman" w:cs="Times New Roman"/>
        </w:rPr>
        <w:t xml:space="preserve">4.2.4.3 </w:t>
      </w:r>
      <w:r>
        <w:rPr>
          <w:rFonts w:hint="default" w:ascii="Times New Roman" w:hAnsi="Times New Roman" w:cs="Times New Roman"/>
        </w:rPr>
        <w:t>长上下文性能</w:t>
      </w:r>
    </w:p>
    <w:p w14:paraId="6F3E81E4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表17：多查询</w:t>
      </w:r>
      <w:r>
        <w:rPr>
          <w:rFonts w:hint="default" w:ascii="Times New Roman" w:hAnsi="Times New Roman" w:cs="Times New Roman"/>
        </w:rPr>
        <w:t xml:space="preserve"> Needle-in-a-Haystack (NIAH) </w:t>
      </w:r>
      <w:r>
        <w:rPr>
          <w:rFonts w:hint="default" w:ascii="Times New Roman" w:hAnsi="Times New Roman" w:cs="Times New Roman"/>
        </w:rPr>
        <w:t>测试结果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77FDA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E32225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模型</w:t>
            </w:r>
          </w:p>
        </w:tc>
        <w:tc>
          <w:p w14:paraId="50A62A0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训练步数</w:t>
            </w:r>
          </w:p>
        </w:tc>
        <w:tc>
          <w:p w14:paraId="051C3EB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NIAH </w:t>
            </w:r>
            <w:r>
              <w:rPr>
                <w:rFonts w:hint="default" w:ascii="Times New Roman" w:hAnsi="Times New Roman" w:cs="Times New Roman"/>
              </w:rPr>
              <w:t>准确率</w:t>
            </w:r>
          </w:p>
        </w:tc>
      </w:tr>
      <w:tr w14:paraId="0E5EF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8DEF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MoE-27B</w:t>
            </w:r>
          </w:p>
        </w:tc>
        <w:tc>
          <w:p w14:paraId="64834F5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50k</w:t>
            </w:r>
          </w:p>
        </w:tc>
        <w:tc>
          <w:p w14:paraId="42DC3EB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84.2%</w:t>
            </w:r>
          </w:p>
        </w:tc>
      </w:tr>
      <w:tr w14:paraId="66620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D5EC0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Engram-27B</w:t>
            </w:r>
          </w:p>
        </w:tc>
        <w:tc>
          <w:p w14:paraId="4946FFD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41k</w:t>
            </w:r>
          </w:p>
        </w:tc>
        <w:tc>
          <w:p w14:paraId="2503DD9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89.5%</w:t>
            </w:r>
          </w:p>
        </w:tc>
      </w:tr>
      <w:tr w14:paraId="05A28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B3AE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Engram-27B</w:t>
            </w:r>
          </w:p>
        </w:tc>
        <w:tc>
          <w:p w14:paraId="7C57F40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50k</w:t>
            </w:r>
          </w:p>
        </w:tc>
        <w:tc>
          <w:p w14:paraId="72A0FEA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97.0%</w:t>
            </w:r>
          </w:p>
        </w:tc>
      </w:tr>
    </w:tbl>
    <w:p w14:paraId="1D85598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Engram </w:t>
      </w:r>
      <w:r>
        <w:rPr>
          <w:rFonts w:hint="default" w:ascii="Times New Roman" w:hAnsi="Times New Roman" w:cs="Times New Roman"/>
        </w:rPr>
        <w:t>在长上下文检索任务上提升显著（84.2%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Fonts w:hint="default" w:ascii="Times New Roman" w:hAnsi="Times New Roman" w:cs="Times New Roman"/>
        </w:rPr>
        <w:t>97.0%），表明条件记忆模块有效缓解了长序列中的信息稀释问题。</w:t>
      </w:r>
    </w:p>
    <w:bookmarkEnd w:id="44"/>
    <w:p w14:paraId="13C491C2">
      <w:pPr>
        <w:pStyle w:val="6"/>
        <w:rPr>
          <w:rFonts w:hint="default" w:ascii="Times New Roman" w:hAnsi="Times New Roman" w:cs="Times New Roman"/>
        </w:rPr>
      </w:pPr>
      <w:bookmarkStart w:id="45" w:name="Xb782e836cc27f192b9c167097295744669d9c8b"/>
      <w:r>
        <w:rPr>
          <w:rFonts w:hint="default" w:ascii="Times New Roman" w:hAnsi="Times New Roman" w:cs="Times New Roman"/>
        </w:rPr>
        <w:t xml:space="preserve">4.2.4.4 </w:t>
      </w:r>
      <w:r>
        <w:rPr>
          <w:rFonts w:hint="default" w:ascii="Times New Roman" w:hAnsi="Times New Roman" w:cs="Times New Roman"/>
        </w:rPr>
        <w:t>计算开销分析</w:t>
      </w:r>
    </w:p>
    <w:p w14:paraId="1C2A6276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Engram </w:t>
      </w:r>
      <w:r>
        <w:rPr>
          <w:rFonts w:hint="default" w:ascii="Times New Roman" w:hAnsi="Times New Roman" w:cs="Times New Roman"/>
        </w:rPr>
        <w:t>的确定性检索机制（检索索引完全由输入</w:t>
      </w:r>
      <w:r>
        <w:rPr>
          <w:rFonts w:hint="default" w:ascii="Times New Roman" w:hAnsi="Times New Roman" w:cs="Times New Roman"/>
        </w:rPr>
        <w:t xml:space="preserve"> token </w:t>
      </w:r>
      <w:r>
        <w:rPr>
          <w:rFonts w:hint="default" w:ascii="Times New Roman" w:hAnsi="Times New Roman" w:cs="Times New Roman"/>
        </w:rPr>
        <w:t>序列决定，不依赖运行时隐状态）使得参数存储可完全与计算资源解耦。嵌入表可离线驻留于</w:t>
      </w:r>
      <w:r>
        <w:rPr>
          <w:rFonts w:hint="default" w:ascii="Times New Roman" w:hAnsi="Times New Roman" w:cs="Times New Roman"/>
        </w:rPr>
        <w:t xml:space="preserve"> CPU </w:t>
      </w:r>
      <w:r>
        <w:rPr>
          <w:rFonts w:hint="default" w:ascii="Times New Roman" w:hAnsi="Times New Roman" w:cs="Times New Roman"/>
        </w:rPr>
        <w:t>主存（Host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Memory），通过</w:t>
      </w:r>
      <w:r>
        <w:rPr>
          <w:rFonts w:hint="default" w:ascii="Times New Roman" w:hAnsi="Times New Roman" w:cs="Times New Roman"/>
        </w:rPr>
        <w:t xml:space="preserve"> PCIe </w:t>
      </w:r>
      <w:r>
        <w:rPr>
          <w:rFonts w:hint="default" w:ascii="Times New Roman" w:hAnsi="Times New Roman" w:cs="Times New Roman"/>
        </w:rPr>
        <w:t>异步预取加载至</w:t>
      </w:r>
      <w:r>
        <w:rPr>
          <w:rFonts w:hint="default" w:ascii="Times New Roman" w:hAnsi="Times New Roman" w:cs="Times New Roman"/>
        </w:rPr>
        <w:t xml:space="preserve"> GPU。</w:t>
      </w:r>
    </w:p>
    <w:p w14:paraId="79500FD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表18：100B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参数</w:t>
      </w:r>
      <w:r>
        <w:rPr>
          <w:rFonts w:hint="default" w:ascii="Times New Roman" w:hAnsi="Times New Roman" w:cs="Times New Roman"/>
        </w:rPr>
        <w:t xml:space="preserve"> Engram </w:t>
      </w:r>
      <w:r>
        <w:rPr>
          <w:rFonts w:hint="default" w:ascii="Times New Roman" w:hAnsi="Times New Roman" w:cs="Times New Roman"/>
        </w:rPr>
        <w:t>表卸载至</w:t>
      </w:r>
      <w:r>
        <w:rPr>
          <w:rFonts w:hint="default" w:ascii="Times New Roman" w:hAnsi="Times New Roman" w:cs="Times New Roman"/>
        </w:rPr>
        <w:t xml:space="preserve"> CPU </w:t>
      </w:r>
      <w:r>
        <w:rPr>
          <w:rFonts w:hint="default" w:ascii="Times New Roman" w:hAnsi="Times New Roman" w:cs="Times New Roman"/>
        </w:rPr>
        <w:t>的推理性能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63A85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27932E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模型</w:t>
            </w:r>
          </w:p>
        </w:tc>
        <w:tc>
          <w:p w14:paraId="34842CB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无</w:t>
            </w:r>
            <w:r>
              <w:rPr>
                <w:rFonts w:hint="default" w:ascii="Times New Roman" w:hAnsi="Times New Roman" w:cs="Times New Roman"/>
              </w:rPr>
              <w:t xml:space="preserve"> Engram (tok/s)</w:t>
            </w:r>
          </w:p>
        </w:tc>
        <w:tc>
          <w:p w14:paraId="290FEB4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含</w:t>
            </w:r>
            <w:r>
              <w:rPr>
                <w:rFonts w:hint="default" w:ascii="Times New Roman" w:hAnsi="Times New Roman" w:cs="Times New Roman"/>
              </w:rPr>
              <w:t xml:space="preserve"> Engram (tok/s)</w:t>
            </w:r>
          </w:p>
        </w:tc>
        <w:tc>
          <w:p w14:paraId="476F784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吞吐量损失</w:t>
            </w:r>
          </w:p>
        </w:tc>
      </w:tr>
      <w:tr w14:paraId="51404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0DC69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Dense-4B</w:t>
            </w:r>
          </w:p>
        </w:tc>
        <w:tc>
          <w:p w14:paraId="156BE07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9,031.62</w:t>
            </w:r>
          </w:p>
        </w:tc>
        <w:tc>
          <w:p w14:paraId="7830BE6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8,858.28</w:t>
            </w:r>
          </w:p>
        </w:tc>
        <w:tc>
          <w:p w14:paraId="385FF5B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1.9%</w:t>
            </w:r>
          </w:p>
        </w:tc>
      </w:tr>
      <w:tr w14:paraId="7C68A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A5466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Dense-8B</w:t>
            </w:r>
          </w:p>
        </w:tc>
        <w:tc>
          <w:p w14:paraId="3D211DF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6,315.52</w:t>
            </w:r>
          </w:p>
        </w:tc>
        <w:tc>
          <w:p w14:paraId="4648B34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6,140.02</w:t>
            </w:r>
          </w:p>
        </w:tc>
        <w:tc>
          <w:p w14:paraId="727F467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2.8%</w:t>
            </w:r>
          </w:p>
        </w:tc>
      </w:tr>
    </w:tbl>
    <w:p w14:paraId="5639AB3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即使</w:t>
      </w:r>
      <w:r>
        <w:rPr>
          <w:rFonts w:hint="default" w:ascii="Times New Roman" w:hAnsi="Times New Roman" w:cs="Times New Roman"/>
        </w:rPr>
        <w:t xml:space="preserve"> Engram </w:t>
      </w:r>
      <w:r>
        <w:rPr>
          <w:rFonts w:hint="default" w:ascii="Times New Roman" w:hAnsi="Times New Roman" w:cs="Times New Roman"/>
        </w:rPr>
        <w:t>表规模达</w:t>
      </w:r>
      <w:r>
        <w:rPr>
          <w:rFonts w:hint="default" w:ascii="Times New Roman" w:hAnsi="Times New Roman" w:cs="Times New Roman"/>
        </w:rPr>
        <w:t xml:space="preserve"> 100B </w:t>
      </w:r>
      <w:r>
        <w:rPr>
          <w:rFonts w:hint="default" w:ascii="Times New Roman" w:hAnsi="Times New Roman" w:cs="Times New Roman"/>
        </w:rPr>
        <w:t>参数（约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256GB），推理吞吐量损失控制在</w:t>
      </w:r>
      <w:r>
        <w:rPr>
          <w:rFonts w:hint="default" w:ascii="Times New Roman" w:hAnsi="Times New Roman" w:cs="Times New Roman"/>
        </w:rPr>
        <w:t xml:space="preserve"> 3% </w:t>
      </w:r>
      <w:r>
        <w:rPr>
          <w:rFonts w:hint="default" w:ascii="Times New Roman" w:hAnsi="Times New Roman" w:cs="Times New Roman"/>
        </w:rPr>
        <w:t>以内。</w:t>
      </w:r>
    </w:p>
    <w:bookmarkEnd w:id="41"/>
    <w:bookmarkEnd w:id="45"/>
    <w:p w14:paraId="55C18CC1">
      <w:pPr>
        <w:pStyle w:val="5"/>
        <w:rPr>
          <w:rFonts w:hint="default" w:ascii="Times New Roman" w:hAnsi="Times New Roman" w:cs="Times New Roman"/>
        </w:rPr>
      </w:pPr>
      <w:bookmarkStart w:id="46" w:name="X3a8e4209105749a00eba4fd143db47b22a7ed8e"/>
      <w:r>
        <w:rPr>
          <w:rFonts w:hint="default" w:ascii="Times New Roman" w:hAnsi="Times New Roman" w:cs="Times New Roman"/>
        </w:rPr>
        <w:t>4.2</w:t>
      </w:r>
      <w:commentRangeStart w:id="14"/>
      <w:r>
        <w:rPr>
          <w:rFonts w:hint="default" w:ascii="Times New Roman" w:hAnsi="Times New Roman" w:cs="Times New Roman"/>
        </w:rPr>
        <w:t xml:space="preserve">.5 </w:t>
      </w:r>
      <w:r>
        <w:rPr>
          <w:rFonts w:hint="default" w:ascii="Times New Roman" w:hAnsi="Times New Roman" w:cs="Times New Roman"/>
        </w:rPr>
        <w:t>机理</w:t>
      </w:r>
      <w:commentRangeEnd w:id="14"/>
      <w:r>
        <w:commentReference w:id="14"/>
      </w:r>
      <w:r>
        <w:rPr>
          <w:rFonts w:hint="default" w:ascii="Times New Roman" w:hAnsi="Times New Roman" w:cs="Times New Roman"/>
        </w:rPr>
        <w:t>分析</w:t>
      </w:r>
    </w:p>
    <w:p w14:paraId="371FF20C">
      <w:pPr>
        <w:pStyle w:val="6"/>
        <w:rPr>
          <w:rFonts w:hint="default" w:ascii="Times New Roman" w:hAnsi="Times New Roman" w:cs="Times New Roman"/>
        </w:rPr>
      </w:pPr>
      <w:bookmarkStart w:id="47" w:name="X43f7474a4206b21cd28000aaf30a6934b7eace1"/>
      <w:r>
        <w:rPr>
          <w:rFonts w:hint="default" w:ascii="Times New Roman" w:hAnsi="Times New Roman" w:cs="Times New Roman"/>
        </w:rPr>
        <w:t xml:space="preserve">4.2.5.1 Engram </w:t>
      </w:r>
      <w:r>
        <w:rPr>
          <w:rFonts w:hint="default" w:ascii="Times New Roman" w:hAnsi="Times New Roman" w:cs="Times New Roman"/>
        </w:rPr>
        <w:t>的注意力释放效应</w:t>
      </w:r>
    </w:p>
    <w:p w14:paraId="16CD07CA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通过引入软对齐指标（Soft</w:t>
      </w:r>
      <w:r>
        <w:rPr>
          <w:rFonts w:hint="default" w:ascii="Times New Roman" w:hAnsi="Times New Roman" w:cs="Times New Roman"/>
        </w:rPr>
        <w:t xml:space="preserve"> Alignment </w:t>
      </w:r>
      <w:r>
        <w:rPr>
          <w:rFonts w:hint="default" w:ascii="Times New Roman" w:hAnsi="Times New Roman" w:cs="Times New Roman"/>
        </w:rPr>
        <w:t>Index）分析</w:t>
      </w:r>
      <w:r>
        <w:rPr>
          <w:rFonts w:hint="default" w:ascii="Times New Roman" w:hAnsi="Times New Roman" w:cs="Times New Roman"/>
        </w:rPr>
        <w:t xml:space="preserve"> Engram </w:t>
      </w:r>
      <w:r>
        <w:rPr>
          <w:rFonts w:hint="default" w:ascii="Times New Roman" w:hAnsi="Times New Roman" w:cs="Times New Roman"/>
        </w:rPr>
        <w:t>对主干网络注意力模式的影响：</w:t>
      </w:r>
    </w:p>
    <w:p w14:paraId="725401CF">
      <w:pPr>
        <w:pStyle w:val="3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a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j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cs="Times New Roman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</w:rPr>
                    <m:t>∈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​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i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</w:rPr>
                        <m:t>,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e>
              </m:nary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⋅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i</m:t>
              </m:r>
              <m:ctrlPr>
                <w:rPr>
                  <w:rFonts w:hint="default" w:ascii="Cambria Math" w:hAnsi="Cambria Math" w:cs="Times New Roman"/>
                </w:rPr>
              </m:ctrlP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cs="Times New Roman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</w:rPr>
                    <m:t>∈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​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S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i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</w:rPr>
                        <m:t>,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e>
              </m:nary>
              <m:ctrlPr>
                <w:rPr>
                  <w:rFonts w:hint="default" w:ascii="Cambria Math" w:hAnsi="Cambria Math" w:cs="Times New Roman"/>
                </w:rPr>
              </m:ctrlPr>
            </m:den>
          </m:f>
        </m:oMath>
      </m:oMathPara>
    </w:p>
    <w:p w14:paraId="441B31E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</w:t>
      </w:r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为位置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j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对位置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i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的注意力权重，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为近距离窗口内的位置集合。</w:t>
      </w:r>
    </w:p>
    <w:p w14:paraId="7A25A82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实验表明，加入</w:t>
      </w:r>
      <w:r>
        <w:rPr>
          <w:rFonts w:hint="default" w:ascii="Times New Roman" w:hAnsi="Times New Roman" w:cs="Times New Roman"/>
        </w:rPr>
        <w:t xml:space="preserve"> Engram </w:t>
      </w:r>
      <w:r>
        <w:rPr>
          <w:rFonts w:hint="default" w:ascii="Times New Roman" w:hAnsi="Times New Roman" w:cs="Times New Roman"/>
        </w:rPr>
        <w:t>后，浅层</w:t>
      </w:r>
      <w:r>
        <w:rPr>
          <w:rFonts w:hint="default" w:ascii="Times New Roman" w:hAnsi="Times New Roman" w:cs="Times New Roman"/>
        </w:rPr>
        <w:t xml:space="preserve"> Attention </w:t>
      </w:r>
      <w:r>
        <w:rPr>
          <w:rFonts w:hint="default" w:ascii="Times New Roman" w:hAnsi="Times New Roman" w:cs="Times New Roman"/>
        </w:rPr>
        <w:t>头的近距离注意力权重显著降低——即</w:t>
      </w:r>
      <w:r>
        <w:rPr>
          <w:rFonts w:hint="default" w:ascii="Times New Roman" w:hAnsi="Times New Roman" w:cs="Times New Roman"/>
        </w:rPr>
        <w:t xml:space="preserve"> Engram </w:t>
      </w:r>
      <w:r>
        <w:rPr>
          <w:rFonts w:hint="default" w:ascii="Times New Roman" w:hAnsi="Times New Roman" w:cs="Times New Roman"/>
        </w:rPr>
        <w:t>接管了局部模式的重建任务，释放</w:t>
      </w:r>
      <w:r>
        <w:rPr>
          <w:rFonts w:hint="default" w:ascii="Times New Roman" w:hAnsi="Times New Roman" w:cs="Times New Roman"/>
        </w:rPr>
        <w:t xml:space="preserve"> Attention </w:t>
      </w:r>
      <w:r>
        <w:rPr>
          <w:rFonts w:hint="default" w:ascii="Times New Roman" w:hAnsi="Times New Roman" w:cs="Times New Roman"/>
        </w:rPr>
        <w:t>用于建模远距离依赖和组合推理。这解释了</w:t>
      </w:r>
      <w:r>
        <w:rPr>
          <w:rFonts w:hint="default" w:ascii="Times New Roman" w:hAnsi="Times New Roman" w:cs="Times New Roman"/>
        </w:rPr>
        <w:t xml:space="preserve"> Engram </w:t>
      </w:r>
      <w:r>
        <w:rPr>
          <w:rFonts w:hint="default" w:ascii="Times New Roman" w:hAnsi="Times New Roman" w:cs="Times New Roman"/>
        </w:rPr>
        <w:t>在推理类任务（BBH,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GSM8K）上的意外增益：不是查表本身提升了推理能力，而是查表释放了推理所需的计算资源。</w:t>
      </w:r>
    </w:p>
    <w:bookmarkEnd w:id="47"/>
    <w:p w14:paraId="212D35D5">
      <w:pPr>
        <w:pStyle w:val="6"/>
        <w:rPr>
          <w:rFonts w:hint="default" w:ascii="Times New Roman" w:hAnsi="Times New Roman" w:cs="Times New Roman"/>
        </w:rPr>
      </w:pPr>
      <w:bookmarkStart w:id="48" w:name="X18d88ad2914c0c826b8c8239b8d7b8ac8c36cc7"/>
      <w:r>
        <w:rPr>
          <w:rFonts w:hint="default" w:ascii="Times New Roman" w:hAnsi="Times New Roman" w:cs="Times New Roman"/>
        </w:rPr>
        <w:t xml:space="preserve">4.2.5.2 </w:t>
      </w:r>
      <w:r>
        <w:rPr>
          <w:rFonts w:hint="default" w:ascii="Times New Roman" w:hAnsi="Times New Roman" w:cs="Times New Roman"/>
        </w:rPr>
        <w:t>无限记忆扩展</w:t>
      </w:r>
    </w:p>
    <w:p w14:paraId="42690B53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嵌入表规模从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2.58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×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扩展至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1.0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×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条目（约</w:t>
      </w:r>
      <w:r>
        <w:rPr>
          <w:rFonts w:hint="default" w:ascii="Times New Roman" w:hAnsi="Times New Roman" w:cs="Times New Roman"/>
        </w:rPr>
        <w:t xml:space="preserve"> 13B </w:t>
      </w:r>
      <w:r>
        <w:rPr>
          <w:rFonts w:hint="default" w:ascii="Times New Roman" w:hAnsi="Times New Roman" w:cs="Times New Roman"/>
        </w:rPr>
        <w:t>参数）时，验证损失在对数坐标下呈近似线性下降趋势，表明条件记忆的容量扩展遵循幂律缩放定律：</w:t>
      </w:r>
    </w:p>
    <w:p w14:paraId="0392A68F">
      <w:pPr>
        <w:pStyle w:val="3"/>
        <w:rPr>
          <w:rFonts w:hint="default" w:ascii="Times New Roman" w:hAnsi="Times New Roman" w:cs="Times New Roman"/>
        </w:rPr>
      </w:pPr>
      <m:oMathPara>
        <m:oMath>
          <m:r>
            <m:rPr>
              <m:nor/>
              <m:sty m:val="p"/>
              <m:scr m:val="script"/>
            </m:rPr>
            <w:rPr>
              <w:rFonts w:hint="default" w:ascii="Times New Roman" w:hAnsi="Times New Roman" w:eastAsia="MS Mincho" w:cs="MS Mincho"/>
              <w:b w:val="0"/>
              <w:i w:val="0"/>
            </w:rPr>
            <m:t>ℒ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M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)∝</m:t>
          </m:r>
          <m:sSup>
            <m:sSupPr>
              <m:ctrlPr>
                <w:rPr>
                  <w:rFonts w:hint="default" w:ascii="Cambria Math" w:hAnsi="Cambria Math" w:cs="Times New Roman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M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−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β</m:t>
              </m:r>
              <m:ctrlPr>
                <w:rPr>
                  <w:rFonts w:hint="default" w:ascii="Cambria Math" w:hAnsi="Cambria Math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 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β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&gt;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</w:rPr>
            <m:t>0</m:t>
          </m:r>
        </m:oMath>
      </m:oMathPara>
    </w:p>
    <w:p w14:paraId="68E3B30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这意味着在推理</w:t>
      </w:r>
      <w:r>
        <w:rPr>
          <w:rFonts w:hint="default" w:ascii="Times New Roman" w:hAnsi="Times New Roman" w:cs="Times New Roman"/>
        </w:rPr>
        <w:t xml:space="preserve"> FLOPs </w:t>
      </w:r>
      <w:r>
        <w:rPr>
          <w:rFonts w:hint="default" w:ascii="Times New Roman" w:hAnsi="Times New Roman" w:cs="Times New Roman"/>
        </w:rPr>
        <w:t>不增加的前提下，仅通过扩大存储规模即可持续改善模型性能，为"知识放内存，推理放显存"的工程范式提供了理论支撑。</w:t>
      </w:r>
    </w:p>
    <w:bookmarkEnd w:id="46"/>
    <w:bookmarkEnd w:id="48"/>
    <w:p w14:paraId="17B72571">
      <w:pPr>
        <w:pStyle w:val="5"/>
        <w:rPr>
          <w:rFonts w:hint="default" w:ascii="Times New Roman" w:hAnsi="Times New Roman" w:cs="Times New Roman"/>
        </w:rPr>
      </w:pPr>
      <w:bookmarkStart w:id="49" w:name="X15168646122eae292f0606cecf7a64264782704"/>
      <w:r>
        <w:rPr>
          <w:rFonts w:hint="default" w:ascii="Times New Roman" w:hAnsi="Times New Roman" w:cs="Times New Roman"/>
        </w:rPr>
        <w:t xml:space="preserve">4.2.6 </w:t>
      </w:r>
      <w:r>
        <w:rPr>
          <w:rFonts w:hint="default" w:ascii="Times New Roman" w:hAnsi="Times New Roman" w:cs="Times New Roman"/>
        </w:rPr>
        <w:t>与</w:t>
      </w:r>
      <w:r>
        <w:rPr>
          <w:rFonts w:hint="default" w:ascii="Times New Roman" w:hAnsi="Times New Roman" w:cs="Times New Roman"/>
        </w:rPr>
        <w:t xml:space="preserve"> DeepSeek </w:t>
      </w:r>
      <w:r>
        <w:rPr>
          <w:rFonts w:hint="default" w:ascii="Times New Roman" w:hAnsi="Times New Roman" w:cs="Times New Roman"/>
        </w:rPr>
        <w:t>稀疏架构的关系</w:t>
      </w:r>
    </w:p>
    <w:p w14:paraId="1C8B2369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Engram </w:t>
      </w:r>
      <w:r>
        <w:rPr>
          <w:rFonts w:hint="default" w:ascii="Times New Roman" w:hAnsi="Times New Roman" w:cs="Times New Roman"/>
        </w:rPr>
        <w:t>构成</w:t>
      </w:r>
      <w:r>
        <w:rPr>
          <w:rFonts w:hint="default" w:ascii="Times New Roman" w:hAnsi="Times New Roman" w:cs="Times New Roman"/>
        </w:rPr>
        <w:t xml:space="preserve"> DeepSeek </w:t>
      </w:r>
      <w:r>
        <w:rPr>
          <w:rFonts w:hint="default" w:ascii="Times New Roman" w:hAnsi="Times New Roman" w:cs="Times New Roman"/>
        </w:rPr>
        <w:t>稀疏化战略的第三条轴线：</w:t>
      </w:r>
    </w:p>
    <w:p w14:paraId="7B034FB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表19：DeepSeek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稀疏三轴体系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1B46C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EC6B0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稀疏轴线</w:t>
            </w:r>
          </w:p>
        </w:tc>
        <w:tc>
          <w:p w14:paraId="7A8551C1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引入版本</w:t>
            </w:r>
          </w:p>
        </w:tc>
        <w:tc>
          <w:p w14:paraId="60447FA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稀疏化对象</w:t>
            </w:r>
          </w:p>
        </w:tc>
        <w:tc>
          <w:p w14:paraId="1A66E25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机制</w:t>
            </w:r>
          </w:p>
        </w:tc>
        <w:tc>
          <w:p w14:paraId="2F9FF5A7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复杂度</w:t>
            </w:r>
          </w:p>
        </w:tc>
      </w:tr>
      <w:tr w14:paraId="5EAF6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2692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MoE</w:t>
            </w:r>
          </w:p>
        </w:tc>
        <w:tc>
          <w:p w14:paraId="35E0ECB2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V2/V3</w:t>
            </w:r>
          </w:p>
        </w:tc>
        <w:tc>
          <w:p w14:paraId="132AECA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FFN </w:t>
            </w:r>
            <w:r>
              <w:rPr>
                <w:rFonts w:hint="default" w:ascii="Times New Roman" w:hAnsi="Times New Roman" w:cs="Times New Roman"/>
              </w:rPr>
              <w:t>参数</w:t>
            </w:r>
          </w:p>
        </w:tc>
        <w:tc>
          <w:p w14:paraId="420B296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条件计算（动态路由）</w:t>
            </w:r>
          </w:p>
        </w:tc>
        <w:tc>
          <w:p w14:paraId="7B28BEC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O(top-k)</w:t>
            </w:r>
          </w:p>
        </w:tc>
      </w:tr>
      <w:tr w14:paraId="1C4BD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92914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DSA</w:t>
            </w:r>
          </w:p>
        </w:tc>
        <w:tc>
          <w:p w14:paraId="63C0F5DD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V3.2</w:t>
            </w:r>
          </w:p>
        </w:tc>
        <w:tc>
          <w:p w14:paraId="6C31304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注意力矩阵</w:t>
            </w:r>
          </w:p>
        </w:tc>
        <w:tc>
          <w:p w14:paraId="2DB63DA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稀疏注意力（Top-k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KV）</w:t>
            </w:r>
          </w:p>
        </w:tc>
        <w:tc>
          <w:p w14:paraId="0D431BE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O(k·n)</w:t>
            </w:r>
          </w:p>
        </w:tc>
      </w:tr>
      <w:tr w14:paraId="6C071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D4283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Engram</w:t>
            </w:r>
          </w:p>
        </w:tc>
        <w:tc>
          <w:p w14:paraId="104DC648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V4（预期）</w:t>
            </w:r>
          </w:p>
        </w:tc>
        <w:tc>
          <w:p w14:paraId="777D712B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知识存储</w:t>
            </w:r>
          </w:p>
        </w:tc>
        <w:tc>
          <w:p w14:paraId="6BCB822C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条件记忆（静态查表）</w:t>
            </w:r>
          </w:p>
        </w:tc>
        <w:tc>
          <w:p w14:paraId="74D3157F">
            <w:pPr>
              <w:pStyle w:val="2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O(1)</w:t>
            </w:r>
          </w:p>
        </w:tc>
      </w:tr>
    </w:tbl>
    <w:p w14:paraId="680F4ED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三者的互补关系：DSA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减少远距离依赖的计算开销（只看最相关的</w:t>
      </w:r>
      <w:r>
        <w:rPr>
          <w:rFonts w:hint="default" w:ascii="Times New Roman" w:hAnsi="Times New Roman" w:cs="Times New Roman"/>
        </w:rPr>
        <w:t xml:space="preserve"> Top-k </w:t>
      </w:r>
      <w:r>
        <w:rPr>
          <w:rFonts w:hint="default" w:ascii="Times New Roman" w:hAnsi="Times New Roman" w:cs="Times New Roman"/>
        </w:rPr>
        <w:t>KV），Engram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消除近距离固定模式的重建成本（直接查表），MoE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为剩余的组合推理任务提供条件计算容量。</w:t>
      </w:r>
    </w:p>
    <w:bookmarkEnd w:id="49"/>
    <w:p w14:paraId="16239705">
      <w:pPr>
        <w:pStyle w:val="5"/>
        <w:rPr>
          <w:rFonts w:hint="default" w:ascii="Times New Roman" w:hAnsi="Times New Roman" w:cs="Times New Roman"/>
        </w:rPr>
      </w:pPr>
      <w:bookmarkStart w:id="50" w:name="Xe8832c1dd799829a6fec1cd31fa14fa7786cb30"/>
      <w:r>
        <w:rPr>
          <w:rFonts w:hint="default" w:ascii="Times New Roman" w:hAnsi="Times New Roman" w:cs="Times New Roman"/>
        </w:rPr>
        <w:t xml:space="preserve">4.2.7 </w:t>
      </w:r>
      <w:r>
        <w:rPr>
          <w:rFonts w:hint="default" w:ascii="Times New Roman" w:hAnsi="Times New Roman" w:cs="Times New Roman"/>
        </w:rPr>
        <w:t>技术讨论</w:t>
      </w:r>
    </w:p>
    <w:p w14:paraId="0514E19F">
      <w:pPr>
        <w:pStyle w:val="3"/>
        <w:rPr>
          <w:rFonts w:hint="default"/>
        </w:rPr>
      </w:pPr>
      <w:r>
        <w:commentReference w:id="15"/>
      </w:r>
    </w:p>
    <w:p w14:paraId="37F5168F">
      <w:pPr>
        <w:pStyle w:val="6"/>
        <w:rPr>
          <w:rFonts w:hint="default" w:ascii="Times New Roman" w:hAnsi="Times New Roman" w:cs="Times New Roman"/>
        </w:rPr>
      </w:pPr>
      <w:commentRangeStart w:id="16"/>
      <w:bookmarkStart w:id="51" w:name="数学严格性说明"/>
      <w:r>
        <w:rPr>
          <w:rFonts w:hint="default" w:ascii="Times New Roman" w:hAnsi="Times New Roman" w:cs="Times New Roman"/>
        </w:rPr>
        <w:t>数学严格性说明</w:t>
      </w:r>
    </w:p>
    <w:p w14:paraId="1093ABD0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Engram </w:t>
      </w:r>
      <w:r>
        <w:rPr>
          <w:rFonts w:hint="default" w:ascii="Times New Roman" w:hAnsi="Times New Roman" w:cs="Times New Roman"/>
        </w:rPr>
        <w:t>的可训练性源于嵌入查表操作的可微性：</w:t>
      </w:r>
      <m:oMath>
        <m:r>
          <m:rPr>
            <m:nor/>
            <m:sty m:val="b"/>
          </m:rPr>
          <w:rPr>
            <w:rFonts w:hint="default" w:ascii="Times New Roman" w:hAnsi="Times New Roman" w:cs="Times New Roman"/>
            <w:b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[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]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本质为矩阵索引操作，等价于</w:t>
      </w:r>
      <w:r>
        <w:rPr>
          <w:rFonts w:hint="default" w:ascii="Times New Roman" w:hAnsi="Times New Roman" w:cs="Times New Roman"/>
        </w:rPr>
        <w:t xml:space="preserve"> one-hot </w:t>
      </w:r>
      <w:r>
        <w:rPr>
          <w:rFonts w:hint="default" w:ascii="Times New Roman" w:hAnsi="Times New Roman" w:cs="Times New Roman"/>
        </w:rPr>
        <w:t>向量与嵌入矩阵的乘法，梯度可通过</w:t>
      </w:r>
      <w:r>
        <w:rPr>
          <w:rFonts w:hint="default" w:ascii="Times New Roman" w:hAnsi="Times New Roman" w:cs="Times New Roman"/>
        </w:rPr>
        <w:t xml:space="preserve"> straight-through estimator </w:t>
      </w:r>
      <w:r>
        <w:rPr>
          <w:rFonts w:hint="default" w:ascii="Times New Roman" w:hAnsi="Times New Roman" w:cs="Times New Roman"/>
        </w:rPr>
        <w:t>或直接</w:t>
      </w:r>
      <w:r>
        <w:rPr>
          <w:rFonts w:hint="default" w:ascii="Times New Roman" w:hAnsi="Times New Roman" w:cs="Times New Roman"/>
        </w:rPr>
        <w:t xml:space="preserve"> sparse update </w:t>
      </w:r>
      <w:r>
        <w:rPr>
          <w:rFonts w:hint="default" w:ascii="Times New Roman" w:hAnsi="Times New Roman" w:cs="Times New Roman"/>
        </w:rPr>
        <w:t>回传。在</w:t>
      </w:r>
      <w:r>
        <w:rPr>
          <w:rFonts w:hint="default" w:ascii="Times New Roman" w:hAnsi="Times New Roman" w:cs="Times New Roman"/>
        </w:rPr>
        <w:t xml:space="preserve"> PyTorch </w:t>
      </w:r>
      <w:r>
        <w:rPr>
          <w:rFonts w:hint="default" w:ascii="Times New Roman" w:hAnsi="Times New Roman" w:cs="Times New Roman"/>
        </w:rPr>
        <w:t>实现中对应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49"/>
          <w:rFonts w:hint="default" w:ascii="Times New Roman" w:hAnsi="Times New Roman" w:cs="Times New Roman"/>
        </w:rPr>
        <w:t>nn.Embedding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的标准反向传播机制。</w:t>
      </w:r>
    </w:p>
    <w:bookmarkEnd w:id="51"/>
    <w:p w14:paraId="316C0F64">
      <w:pPr>
        <w:pStyle w:val="6"/>
        <w:rPr>
          <w:rFonts w:hint="default" w:ascii="Times New Roman" w:hAnsi="Times New Roman" w:cs="Times New Roman"/>
        </w:rPr>
      </w:pPr>
      <w:bookmarkStart w:id="52" w:name="与经典-n-gram-模型的联系"/>
      <w:r>
        <w:rPr>
          <w:rFonts w:hint="default" w:ascii="Times New Roman" w:hAnsi="Times New Roman" w:cs="Times New Roman"/>
        </w:rPr>
        <w:t>与经典</w:t>
      </w:r>
      <w:r>
        <w:rPr>
          <w:rFonts w:hint="default" w:ascii="Times New Roman" w:hAnsi="Times New Roman" w:cs="Times New Roman"/>
        </w:rPr>
        <w:t xml:space="preserve"> N-gram </w:t>
      </w:r>
      <w:r>
        <w:rPr>
          <w:rFonts w:hint="default" w:ascii="Times New Roman" w:hAnsi="Times New Roman" w:cs="Times New Roman"/>
        </w:rPr>
        <w:t>模型的联系</w:t>
      </w:r>
    </w:p>
    <w:p w14:paraId="7A5A96F4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Engram </w:t>
      </w:r>
      <w:r>
        <w:rPr>
          <w:rFonts w:hint="default" w:ascii="Times New Roman" w:hAnsi="Times New Roman" w:cs="Times New Roman"/>
        </w:rPr>
        <w:t>与经典</w:t>
      </w:r>
      <w:r>
        <w:rPr>
          <w:rFonts w:hint="default" w:ascii="Times New Roman" w:hAnsi="Times New Roman" w:cs="Times New Roman"/>
        </w:rPr>
        <w:t xml:space="preserve"> N-gram </w:t>
      </w:r>
      <w:r>
        <w:rPr>
          <w:rFonts w:hint="default" w:ascii="Times New Roman" w:hAnsi="Times New Roman" w:cs="Times New Roman"/>
        </w:rPr>
        <w:t>模型共享"局部上下文查表"的核心思想，但通过三个现代化改造解决了数据稀疏性问题：(1)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多头哈希将冲突概率降至</w:t>
      </w:r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/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M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量级；(2)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上下文感知门控使碰撞噪声可被抑制；(3)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端到端训练使高频模式自然主导嵌入表内容。</w:t>
      </w:r>
    </w:p>
    <w:bookmarkEnd w:id="52"/>
    <w:p w14:paraId="4EEE49F6">
      <w:pPr>
        <w:pStyle w:val="6"/>
        <w:rPr>
          <w:rFonts w:hint="default" w:ascii="Times New Roman" w:hAnsi="Times New Roman" w:cs="Times New Roman"/>
        </w:rPr>
      </w:pPr>
      <w:bookmarkStart w:id="53" w:name="局限性"/>
      <w:r>
        <w:rPr>
          <w:rFonts w:hint="default" w:ascii="Times New Roman" w:hAnsi="Times New Roman" w:cs="Times New Roman"/>
        </w:rPr>
        <w:t>局限性</w:t>
      </w:r>
    </w:p>
    <w:p w14:paraId="79E96375"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Engram </w:t>
      </w:r>
      <w:r>
        <w:rPr>
          <w:rFonts w:hint="default" w:ascii="Times New Roman" w:hAnsi="Times New Roman" w:cs="Times New Roman"/>
        </w:rPr>
        <w:t>的检索机制基于固定窗口（2-gram,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3-gram），无法捕获非连续的远程模式。对于需要跨句推理的任务，仍完全依赖</w:t>
      </w:r>
      <w:r>
        <w:rPr>
          <w:rFonts w:hint="default" w:ascii="Times New Roman" w:hAnsi="Times New Roman" w:cs="Times New Roman"/>
        </w:rPr>
        <w:t xml:space="preserve"> Attention </w:t>
      </w:r>
      <w:r>
        <w:rPr>
          <w:rFonts w:hint="default" w:ascii="Times New Roman" w:hAnsi="Times New Roman" w:cs="Times New Roman"/>
        </w:rPr>
        <w:t>机制。此外，当前实验规模限于</w:t>
      </w:r>
      <w:r>
        <w:rPr>
          <w:rFonts w:hint="default" w:ascii="Times New Roman" w:hAnsi="Times New Roman" w:cs="Times New Roman"/>
        </w:rPr>
        <w:t xml:space="preserve"> 262B tokens </w:t>
      </w:r>
      <w:r>
        <w:rPr>
          <w:rFonts w:hint="default" w:ascii="Times New Roman" w:hAnsi="Times New Roman" w:cs="Times New Roman"/>
        </w:rPr>
        <w:t>训练预算，更大规模下的</w:t>
      </w:r>
      <w:r>
        <w:rPr>
          <w:rFonts w:hint="default" w:ascii="Times New Roman" w:hAnsi="Times New Roman" w:cs="Times New Roman"/>
        </w:rPr>
        <w:t xml:space="preserve"> U </w:t>
      </w:r>
      <w:r>
        <w:rPr>
          <w:rFonts w:hint="default" w:ascii="Times New Roman" w:hAnsi="Times New Roman" w:cs="Times New Roman"/>
        </w:rPr>
        <w:t>型曲线最优点是否发生漂移</w:t>
      </w:r>
      <w:commentRangeEnd w:id="16"/>
      <w:r>
        <w:commentReference w:id="16"/>
      </w:r>
      <w:r>
        <w:rPr>
          <w:rFonts w:hint="default" w:ascii="Times New Roman" w:hAnsi="Times New Roman" w:cs="Times New Roman"/>
        </w:rPr>
        <w:t>有待验证。</w:t>
      </w:r>
    </w:p>
    <w:bookmarkEnd w:id="50"/>
    <w:bookmarkEnd w:id="53"/>
    <w:p w14:paraId="20E0317C">
      <w:pPr>
        <w:pStyle w:val="5"/>
        <w:rPr>
          <w:rFonts w:hint="default" w:ascii="Times New Roman" w:hAnsi="Times New Roman" w:cs="Times New Roman"/>
        </w:rPr>
      </w:pPr>
      <w:commentRangeStart w:id="17"/>
      <w:bookmarkStart w:id="54" w:name="Xab16cf9a68ba7ffb709762133d495377f9ee00d"/>
      <w:r>
        <w:rPr>
          <w:rFonts w:hint="default" w:ascii="Times New Roman" w:hAnsi="Times New Roman" w:cs="Times New Roman"/>
        </w:rPr>
        <w:t xml:space="preserve">4.2.8 </w:t>
      </w:r>
      <w:r>
        <w:rPr>
          <w:rFonts w:hint="default" w:ascii="Times New Roman" w:hAnsi="Times New Roman" w:cs="Times New Roman"/>
        </w:rPr>
        <w:t>本节小结</w:t>
      </w:r>
      <w:commentRangeEnd w:id="17"/>
      <w:r>
        <w:commentReference w:id="17"/>
      </w:r>
    </w:p>
    <w:p w14:paraId="1ABD365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理论层面：Engram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将"条件记忆"确立为与"条件计算"正交的建模原语，填补了</w:t>
      </w:r>
      <w:r>
        <w:rPr>
          <w:rFonts w:hint="default" w:ascii="Times New Roman" w:hAnsi="Times New Roman" w:cs="Times New Roman"/>
        </w:rPr>
        <w:t xml:space="preserve"> Transformer </w:t>
      </w:r>
      <w:r>
        <w:rPr>
          <w:rFonts w:hint="default" w:ascii="Times New Roman" w:hAnsi="Times New Roman" w:cs="Times New Roman"/>
        </w:rPr>
        <w:t>架构中</w:t>
      </w:r>
      <w:r>
        <w:rPr>
          <w:rFonts w:hint="default" w:ascii="Times New Roman" w:hAnsi="Times New Roman" w:cs="Times New Roman"/>
        </w:rPr>
        <w:t xml:space="preserve"> O(1) </w:t>
      </w:r>
      <w:r>
        <w:rPr>
          <w:rFonts w:hint="default" w:ascii="Times New Roman" w:hAnsi="Times New Roman" w:cs="Times New Roman"/>
        </w:rPr>
        <w:t>知识查找能力的缺失。</w:t>
      </w:r>
    </w:p>
    <w:p w14:paraId="698E567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算法层面：通过分词压缩、多头哈希、上下文感知门控的三级流水线，实现了高容量、低碰撞率、可端到端训练的参数化记忆模块。</w:t>
      </w:r>
    </w:p>
    <w:p w14:paraId="2A09C52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工程层面：确定性检索支持参数存储与计算解耦，100B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参数表卸载至</w:t>
      </w:r>
      <w:r>
        <w:rPr>
          <w:rFonts w:hint="default" w:ascii="Times New Roman" w:hAnsi="Times New Roman" w:cs="Times New Roman"/>
        </w:rPr>
        <w:t xml:space="preserve"> CPU </w:t>
      </w:r>
      <w:r>
        <w:rPr>
          <w:rFonts w:hint="default" w:ascii="Times New Roman" w:hAnsi="Times New Roman" w:cs="Times New Roman"/>
        </w:rPr>
        <w:t>仅损失</w:t>
      </w:r>
      <w:r>
        <w:rPr>
          <w:rFonts w:hint="default" w:ascii="Times New Roman" w:hAnsi="Times New Roman" w:cs="Times New Roman"/>
        </w:rPr>
        <w:t xml:space="preserve"> &lt;3% </w:t>
      </w:r>
      <w:r>
        <w:rPr>
          <w:rFonts w:hint="default" w:ascii="Times New Roman" w:hAnsi="Times New Roman" w:cs="Times New Roman"/>
        </w:rPr>
        <w:t>吞吐量，为"无限记忆"架构提供了可行路径。</w:t>
      </w:r>
    </w:p>
    <w:p w14:paraId="5F9BCCF0">
      <w:pPr>
        <w:pStyle w:val="24"/>
        <w:rPr>
          <w:rFonts w:hint="default" w:ascii="Times New Roman" w:hAnsi="Times New Roman" w:cs="Times New Roman"/>
        </w:rPr>
      </w:pPr>
    </w:p>
    <w:bookmarkEnd w:id="28"/>
    <w:bookmarkEnd w:id="54"/>
    <w:p w14:paraId="34DDE9D7">
      <w:pPr>
        <w:pStyle w:val="4"/>
        <w:rPr>
          <w:rFonts w:hint="default" w:ascii="Times New Roman" w:hAnsi="Times New Roman" w:cs="Times New Roman"/>
        </w:rPr>
      </w:pPr>
      <w:bookmarkStart w:id="55" w:name="参考文献"/>
      <w:commentRangeStart w:id="18"/>
      <w:r>
        <w:rPr>
          <w:rFonts w:hint="default" w:ascii="Times New Roman" w:hAnsi="Times New Roman" w:cs="Times New Roman"/>
        </w:rPr>
        <w:t>参考文献</w:t>
      </w:r>
    </w:p>
    <w:p w14:paraId="205EBA9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Ba, J. L., Kiros, J. R., &amp; Hinton, G. E. (2016). Layer Normalization. arXiv:1607.06450.</w:t>
      </w:r>
    </w:p>
    <w:p w14:paraId="5FDACAA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Brown, P. F., Della Pietra, V. J., Desouza, P. V., Lai, J. C., &amp; Mercer, R. L. (1992). Class-Based N-gram Models of Natural Language. Computational Linguistics, 18(4), 467-480.</w:t>
      </w:r>
    </w:p>
    <w:p w14:paraId="57C5BC1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Cheng, X., Zeng, W., Dai, D., Chen, Q., Wang, B., Xie, Z., Huang, K., Yu, X., Hao, Z., Li, Y., Zhang, H., Zhang, H., Zhao, D., &amp; Liang, W. (2026). Conditional Memory via Scalable Lookup: A New Axis of Sparsity for Large Language Models. arXiv:2601.07372.</w:t>
      </w:r>
    </w:p>
    <w:p w14:paraId="2DCD750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DeepSeek-AI. (2025). DeepSeek-V3 Technical Report. arXiv:2412.19437.</w:t>
      </w:r>
    </w:p>
    <w:p w14:paraId="4D2042F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DeepSeek-AI. (2025). Native Sparse Attention: Hardware-Aligned and Natively Trainable Sparse Attention. arXiv:2502.11089.</w:t>
      </w:r>
    </w:p>
    <w:p w14:paraId="78F6D48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He, K., Zhang, X., Ren, S., &amp; Sun, J. (2015). Deep Residual Learning for Image Recognition. CVPR 2016.</w:t>
      </w:r>
    </w:p>
    <w:p w14:paraId="7F16DF9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Shannon, C. E. (1948). A Mathematical Theory of Communication. Bell System Technical Journal, 27(3), 379-423.</w:t>
      </w:r>
    </w:p>
    <w:p w14:paraId="07E07C0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Sinkhorn, R. (1964). A Relationship Between Arbitrary Positive Matrices and Doubly Stochastic Matrices. The Annals of Mathematical Statistics, 35(2), 876-879.</w:t>
      </w:r>
    </w:p>
    <w:p w14:paraId="795E68B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Sinkhorn, R. &amp; Knopp, P. (1967). Concerning Nonnegative Matrices and Doubly Stochastic Matrices. Pacific Journal of Mathematics, 21(2), 343-348.</w:t>
      </w:r>
    </w:p>
    <w:p w14:paraId="4A2A5B1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Vaswani, A. et al. (2017). Attention Is All You Need. NeurIPS 2017.</w:t>
      </w:r>
    </w:p>
    <w:p w14:paraId="32A0026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Xie, Z. et al. (2025). mHC: Manifold-Constrained Hyper-Connections. arXiv:2512.24880.</w:t>
      </w:r>
    </w:p>
    <w:p w14:paraId="51CA17E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Zhu, D. et al. (2024). Hyper-Connections. arXiv:2409.19606. ICLR 2025.</w:t>
      </w:r>
      <w:commentRangeEnd w:id="18"/>
      <w:r>
        <w:commentReference w:id="18"/>
      </w:r>
    </w:p>
    <w:bookmarkEnd w:id="0"/>
    <w:bookmarkEnd w:id="55"/>
    <w:sectPr>
      <w:footnotePr>
        <w:numRestart w:val="eachSect"/>
      </w:footnotePr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1" w:author="高婧雅" w:date="2026-02-27T10:56:16Z" w:initials="">
    <w:p w14:paraId="6E68B15C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不要在标题解释，要说明这节的内容，标题首要任务是点出内容，而不是解释技术，类似问题都改</w:t>
      </w:r>
    </w:p>
  </w:comment>
  <w:comment w:id="0" w:author="高婧雅" w:date="2026-02-27T10:54:11Z" w:initials="">
    <w:p w14:paraId="1D6B1DF2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标题下必须都有文字（起承转合），绝对不能标题挨着标题</w:t>
      </w:r>
    </w:p>
    <w:p w14:paraId="3AFFB96C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标题可以指出本节的内容</w:t>
      </w:r>
    </w:p>
  </w:comment>
  <w:comment w:id="2" w:author="高婧雅" w:date="2026-02-27T10:57:13Z" w:initials="">
    <w:p w14:paraId="17CE962D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4级标题都用1个数字形式，不要用4个，冗长，这是外版图书的习惯，中文书一般不这么用</w:t>
      </w:r>
    </w:p>
  </w:comment>
  <w:comment w:id="3" w:author="高婧雅" w:date="2026-02-27T10:55:02Z" w:initials="">
    <w:p w14:paraId="32A35C5E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给出全名</w:t>
      </w:r>
    </w:p>
  </w:comment>
  <w:comment w:id="4" w:author="高婧雅" w:date="2026-02-27T10:55:21Z" w:initials="">
    <w:p w14:paraId="1CCC5700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变成完整的句式</w:t>
      </w:r>
    </w:p>
  </w:comment>
  <w:comment w:id="5" w:author="高婧雅" w:date="2026-02-27T10:58:01Z" w:initials="">
    <w:p w14:paraId="112A1B8F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不要用花体</w:t>
      </w:r>
    </w:p>
  </w:comment>
  <w:comment w:id="6" w:author="高婧雅" w:date="2026-02-27T10:58:29Z" w:initials="">
    <w:p w14:paraId="57434292">
      <w:pPr>
        <w:pStyle w:val="13"/>
        <w:rPr>
          <w:rFonts w:hint="default" w:eastAsia="宋体"/>
          <w:b/>
          <w:bCs/>
          <w:color w:val="A02B93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eastAsia="宋体"/>
          <w:b/>
          <w:bCs/>
          <w:color w:val="A02B93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所有公式的参数形式都要正确，并且每个参数都要解释。参数的正斜体原则：矩阵、向量和张量用黑斜体，普通标量/变量用斜体，符号和常量用正体，请修改所有公式，使之符合出版规范</w:t>
      </w:r>
    </w:p>
  </w:comment>
  <w:comment w:id="7" w:author="高婧雅" w:date="2026-02-27T11:00:17Z" w:initials="">
    <w:p w14:paraId="0EE57A34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标题寸土寸金，英文解释不能放在标题，放在正文第一次出现的地方，而且全书只出现一次，避免信息冗余，如果没有歧义，且常见的英文不能放，以免引入错误，写作的目的性是非常强的</w:t>
      </w:r>
    </w:p>
  </w:comment>
  <w:comment w:id="8" w:author="高婧雅" w:date="2026-02-27T11:02:06Z" w:initials="">
    <w:p w14:paraId="7214F4D2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下面是什么要总体说下，这就是起承转合语句</w:t>
      </w:r>
    </w:p>
  </w:comment>
  <w:comment w:id="9" w:author="高婧雅" w:date="2026-02-27T11:02:34Z" w:initials="">
    <w:p w14:paraId="093A07DA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矩阵、向量是斜体</w:t>
      </w:r>
    </w:p>
  </w:comment>
  <w:comment w:id="10" w:author="高婧雅" w:date="2026-02-27T11:03:00Z" w:initials="">
    <w:p w14:paraId="032B8155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节内容按什么维度讲的，不是一个维度的不能放在一起，按一个维度（主线）切内容，能切的干干净净，边界清晰，并列的内容必须是一个类别，比如都按步骤，核心技术等，公式和架构不是一个类，这类问题都改下</w:t>
      </w:r>
    </w:p>
  </w:comment>
  <w:comment w:id="11" w:author="高婧雅" w:date="2026-02-27T11:04:24Z" w:initials="">
    <w:p w14:paraId="09C8B941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为什么突然到这里了，很奇怪，用大模型过一下</w:t>
      </w:r>
    </w:p>
    <w:p w14:paraId="6924DB66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起承转合方面要加强</w:t>
      </w:r>
    </w:p>
  </w:comment>
  <w:comment w:id="12" w:author="高婧雅" w:date="2026-02-27T11:15:37Z" w:initials="">
    <w:p w14:paraId="48A4FC83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这是啥东西，怎么突然就到这里了，要按毕业论文的水平来修改文字，我们10页不能出现三个错。逻辑合理、顺畅，语言通顺</w:t>
      </w:r>
    </w:p>
  </w:comment>
  <w:comment w:id="13" w:author="高婧雅" w:date="2026-02-27T11:16:41Z" w:initials="">
    <w:p w14:paraId="32DCB5E0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这是啥，按什么维度或者逻辑推进的？</w:t>
      </w:r>
    </w:p>
  </w:comment>
  <w:comment w:id="14" w:author="高婧雅" w:date="2026-02-27T10:53:10Z" w:initials="">
    <w:p w14:paraId="5B8A52EB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机理还是原理</w:t>
      </w:r>
    </w:p>
  </w:comment>
  <w:comment w:id="15" w:author="高婧雅" w:date="2026-02-27T10:52:03Z" w:initials="">
    <w:p w14:paraId="6ADD098B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这节旨在解决什么问题，严格按作译者写作规范来处理下，技术讨论太宽泛，不知道本节目的是什么</w:t>
      </w:r>
    </w:p>
  </w:comment>
  <w:comment w:id="16" w:author="高婧雅" w:date="2026-02-27T10:50:25Z" w:initials="">
    <w:p w14:paraId="6EB7EA27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大段文字过大模型，作者自己很难发现自己的语言问题，标题下要点出本节内容主旨，然后按作者译者写作规范十三条规范要求修改，不允许随便用斜体，斜体在图书中有特殊含义，汉字甩斜体非常不好读</w:t>
      </w:r>
    </w:p>
  </w:comment>
  <w:comment w:id="17" w:author="高婧雅" w:date="2026-02-27T10:50:01Z" w:initials="">
    <w:p w14:paraId="077B723D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不要小结，冗余信息，图书不允许任何冗余信息</w:t>
      </w:r>
    </w:p>
  </w:comment>
  <w:comment w:id="18" w:author="高婧雅" w:date="2026-02-27T10:48:38Z" w:initials="">
    <w:p w14:paraId="660A3831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不能要参考文献，参考的文章用脚注放在参考的内容下</w:t>
      </w:r>
    </w:p>
    <w:p w14:paraId="29B58865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添加脚注，光标放在关键词位置后，点击引用-插入脚注即可，要变成一句中文表述的形式，如XX于哪年发布的什么文章。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E68B15C" w15:done="0"/>
  <w15:commentEx w15:paraId="3AFFB96C" w15:done="0"/>
  <w15:commentEx w15:paraId="17CE962D" w15:done="0"/>
  <w15:commentEx w15:paraId="32A35C5E" w15:done="0"/>
  <w15:commentEx w15:paraId="1CCC5700" w15:done="0"/>
  <w15:commentEx w15:paraId="112A1B8F" w15:done="0"/>
  <w15:commentEx w15:paraId="57434292" w15:done="0"/>
  <w15:commentEx w15:paraId="0EE57A34" w15:done="0"/>
  <w15:commentEx w15:paraId="7214F4D2" w15:done="0"/>
  <w15:commentEx w15:paraId="093A07DA" w15:done="0"/>
  <w15:commentEx w15:paraId="032B8155" w15:done="0"/>
  <w15:commentEx w15:paraId="6924DB66" w15:done="0"/>
  <w15:commentEx w15:paraId="48A4FC83" w15:done="0"/>
  <w15:commentEx w15:paraId="32DCB5E0" w15:done="0"/>
  <w15:commentEx w15:paraId="5B8A52EB" w15:done="0"/>
  <w15:commentEx w15:paraId="6ADD098B" w15:done="0"/>
  <w15:commentEx w15:paraId="6EB7EA27" w15:done="0"/>
  <w15:commentEx w15:paraId="077B723D" w15:done="0"/>
  <w15:commentEx w15:paraId="29B5886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高婧雅">
    <w15:presenceInfo w15:providerId="WPS Office" w15:userId="32907575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trackRevisions w:val="1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705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annotation text"/>
    <w:basedOn w:val="1"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Subtitle"/>
    <w:basedOn w:val="16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8">
    <w:name w:val="footnote text"/>
    <w:basedOn w:val="1"/>
    <w:unhideWhenUsed/>
    <w:qFormat/>
    <w:uiPriority w:val="9"/>
  </w:style>
  <w:style w:type="character" w:styleId="21">
    <w:name w:val="Hyperlink"/>
    <w:basedOn w:val="22"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6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1043</Words>
  <Characters>1373</Characters>
  <Lines>12</Lines>
  <Paragraphs>8</Paragraphs>
  <TotalTime>35</TotalTime>
  <ScaleCrop>false</ScaleCrop>
  <LinksUpToDate>false</LinksUpToDate>
  <CharactersWithSpaces>1396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2026-01-29T12:34:00Z</dcterms:created>
  <dc:creator>高婧雅</dc:creator>
  <cp:lastModifiedBy>高婧雅</cp:lastModifiedBy>
  <dcterms:modified xsi:type="dcterms:W3CDTF">2026-02-27T03:17:29Z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eyJoZGlkIjoiYWJmNTAxYTA0NTllZTU0OWY5NWY0MWNlMzBjNGU2OTYiLCJ1c2VySWQiOiI1MzQ4ODA1NTEifQ==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73D89AC6EE6F49548039451E219296ED_13</vt:lpwstr>
  </property>
</Properties>
</file>